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009" w14:textId="77777777" w:rsidR="00587666" w:rsidRDefault="00000000">
      <w:pPr>
        <w:spacing w:before="200" w:after="80"/>
        <w:jc w:val="center"/>
        <w:rPr>
          <w:lang w:eastAsia="zh-CN"/>
        </w:rPr>
      </w:pPr>
      <w:r>
        <w:rPr>
          <w:b/>
          <w:color w:val="1B365D"/>
          <w:sz w:val="44"/>
          <w:lang w:eastAsia="zh-CN"/>
        </w:rPr>
        <w:t>《夜雨寄北》教学视频分镜脚本</w:t>
      </w:r>
    </w:p>
    <w:p w14:paraId="697A2F5C" w14:textId="77777777" w:rsidR="00587666" w:rsidRDefault="00000000">
      <w:pPr>
        <w:spacing w:after="480"/>
        <w:jc w:val="center"/>
        <w:rPr>
          <w:ins w:id="0" w:author="jie sun" w:date="2026-08-20T10:29:00Z" w16du:dateUtc="2026-08-20T01:29:00Z"/>
          <w:color w:val="8C6D46"/>
          <w:sz w:val="24"/>
          <w:lang w:eastAsia="zh-CN"/>
        </w:rPr>
      </w:pPr>
      <w:r>
        <w:rPr>
          <w:color w:val="8C6D46"/>
          <w:sz w:val="24"/>
          <w:lang w:eastAsia="zh-CN"/>
        </w:rPr>
        <w:t>AI</w:t>
      </w:r>
      <w:r>
        <w:rPr>
          <w:color w:val="8C6D46"/>
          <w:sz w:val="24"/>
          <w:lang w:eastAsia="zh-CN"/>
        </w:rPr>
        <w:t>协同结构分析与诗境精读设计</w:t>
      </w:r>
    </w:p>
    <w:p w14:paraId="3A23CE0B" w14:textId="66BD82A3" w:rsidR="001C3D22" w:rsidRDefault="001C3D22">
      <w:pPr>
        <w:spacing w:after="480"/>
        <w:jc w:val="center"/>
        <w:rPr>
          <w:rFonts w:hint="eastAsia"/>
          <w:lang w:eastAsia="zh-CN"/>
        </w:rPr>
      </w:pPr>
      <w:ins w:id="1" w:author="jie sun" w:date="2026-08-20T10:29:00Z" w16du:dateUtc="2026-08-20T01:29:00Z">
        <w:r>
          <w:rPr>
            <w:rFonts w:hint="eastAsia"/>
            <w:color w:val="8C6D46"/>
            <w:sz w:val="24"/>
            <w:lang w:eastAsia="zh-CN"/>
          </w:rPr>
          <w:t>以下为</w:t>
        </w:r>
      </w:ins>
      <w:ins w:id="2" w:author="jie sun" w:date="2026-08-20T10:30:00Z" w16du:dateUtc="2026-08-20T01:30:00Z">
        <w:r>
          <w:rPr>
            <w:rFonts w:hint="eastAsia"/>
            <w:color w:val="8C6D46"/>
            <w:sz w:val="24"/>
            <w:lang w:eastAsia="zh-CN"/>
          </w:rPr>
          <w:t>孙老师看分镜后的</w:t>
        </w:r>
      </w:ins>
      <w:ins w:id="3" w:author="jie sun" w:date="2026-08-20T10:29:00Z" w16du:dateUtc="2026-08-20T01:29:00Z">
        <w:r>
          <w:rPr>
            <w:rFonts w:hint="eastAsia"/>
            <w:color w:val="8C6D46"/>
            <w:sz w:val="24"/>
            <w:lang w:eastAsia="zh-CN"/>
          </w:rPr>
          <w:t>不成熟建议，仅供参考</w:t>
        </w:r>
      </w:ins>
    </w:p>
    <w:p w14:paraId="0F77D150" w14:textId="77777777" w:rsidR="00587666" w:rsidRDefault="00000000">
      <w:pPr>
        <w:keepNext/>
        <w:pBdr>
          <w:bottom w:val="single" w:sz="12" w:space="4" w:color="1B365D"/>
        </w:pBdr>
        <w:spacing w:before="400"/>
        <w:rPr>
          <w:lang w:eastAsia="zh-CN"/>
        </w:rPr>
      </w:pPr>
      <w:r>
        <w:rPr>
          <w:b/>
          <w:color w:val="1B365D"/>
          <w:sz w:val="36"/>
          <w:lang w:eastAsia="zh-CN"/>
        </w:rPr>
        <w:t>第一部分：</w:t>
      </w:r>
      <w:r>
        <w:rPr>
          <w:b/>
          <w:color w:val="1B365D"/>
          <w:sz w:val="36"/>
          <w:lang w:eastAsia="zh-CN"/>
        </w:rPr>
        <w:t>AI</w:t>
      </w:r>
      <w:r>
        <w:rPr>
          <w:b/>
          <w:color w:val="1B365D"/>
          <w:sz w:val="36"/>
          <w:lang w:eastAsia="zh-CN"/>
        </w:rPr>
        <w:t>协同</w:t>
      </w:r>
      <w:r>
        <w:rPr>
          <w:b/>
          <w:color w:val="1B365D"/>
          <w:sz w:val="36"/>
          <w:lang w:eastAsia="zh-CN"/>
        </w:rPr>
        <w:t xml:space="preserve"> · </w:t>
      </w:r>
      <w:r>
        <w:rPr>
          <w:b/>
          <w:color w:val="1B365D"/>
          <w:sz w:val="36"/>
          <w:lang w:eastAsia="zh-CN"/>
        </w:rPr>
        <w:t>结构分析（</w:t>
      </w:r>
      <w:r>
        <w:rPr>
          <w:b/>
          <w:color w:val="1B365D"/>
          <w:sz w:val="36"/>
          <w:lang w:eastAsia="zh-CN"/>
        </w:rPr>
        <w:t>3:25—4:25</w:t>
      </w:r>
      <w:r>
        <w:rPr>
          <w:b/>
          <w:color w:val="1B365D"/>
          <w:sz w:val="36"/>
          <w:lang w:eastAsia="zh-CN"/>
        </w:rPr>
        <w:t>）</w:t>
      </w:r>
    </w:p>
    <w:p w14:paraId="02A5AB54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1 · </w:t>
      </w:r>
      <w:r>
        <w:rPr>
          <w:b/>
          <w:color w:val="8C6D46"/>
          <w:sz w:val="28"/>
          <w:lang w:eastAsia="zh-CN"/>
        </w:rPr>
        <w:t>学生先判断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3:25—3:30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5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7614DB9B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710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3C1C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3:25—3:30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素材逻辑：背景框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（雨夜背景）、内容框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（古风画框）；文字均为代码渲染</w:t>
            </w:r>
          </w:p>
        </w:tc>
      </w:tr>
      <w:tr w:rsidR="00587666" w14:paraId="3A259522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9B68F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D3921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先别急着问</w:t>
            </w:r>
            <w:r>
              <w:rPr>
                <w:i/>
                <w:color w:val="8C6D46"/>
                <w:sz w:val="19"/>
                <w:lang w:eastAsia="zh-CN"/>
              </w:rPr>
              <w:t>AI——</w:t>
            </w:r>
            <w:r>
              <w:rPr>
                <w:i/>
                <w:color w:val="8C6D46"/>
                <w:sz w:val="19"/>
                <w:lang w:eastAsia="zh-CN"/>
              </w:rPr>
              <w:t>你自己来判断，每一句属于现实、将来，还是二者重叠。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621346B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13A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94FB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雨夜巴山静态背景上，古风画框渐入（前</w:t>
            </w:r>
            <w:r>
              <w:rPr>
                <w:sz w:val="19"/>
                <w:lang w:eastAsia="zh-CN"/>
              </w:rPr>
              <w:t>25</w:t>
            </w:r>
            <w:r>
              <w:rPr>
                <w:sz w:val="19"/>
                <w:lang w:eastAsia="zh-CN"/>
              </w:rPr>
              <w:t>帧）。四句诗卡依次浮现（每</w:t>
            </w:r>
            <w:r>
              <w:rPr>
                <w:sz w:val="19"/>
                <w:lang w:eastAsia="zh-CN"/>
              </w:rPr>
              <w:t>1.2s</w:t>
            </w:r>
            <w:r>
              <w:rPr>
                <w:sz w:val="19"/>
                <w:lang w:eastAsia="zh-CN"/>
              </w:rPr>
              <w:t>一张，自下而上弹入）：前三句白色磨砂卡，第四句浅金虚框卡。第四句的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学生初判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标签在</w:t>
            </w:r>
            <w:r>
              <w:rPr>
                <w:sz w:val="19"/>
                <w:lang w:eastAsia="zh-CN"/>
              </w:rPr>
              <w:t>1.5-3.5s</w:t>
            </w:r>
            <w:r>
              <w:rPr>
                <w:sz w:val="19"/>
                <w:lang w:eastAsia="zh-CN"/>
              </w:rPr>
              <w:t>间于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现实／将来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间闪烁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次，最终停在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将来？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（带问号）。</w:t>
            </w:r>
          </w:p>
        </w:tc>
      </w:tr>
      <w:tr w:rsidR="00587666" w14:paraId="7B4446CE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C4C7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8BCE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顶部提示（</w:t>
            </w:r>
            <w:r>
              <w:rPr>
                <w:sz w:val="19"/>
                <w:lang w:eastAsia="zh-CN"/>
              </w:rPr>
              <w:t>44</w:t>
            </w:r>
            <w:r>
              <w:rPr>
                <w:sz w:val="19"/>
                <w:lang w:eastAsia="zh-CN"/>
              </w:rPr>
              <w:t>号宋体，居中）：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先判断每一句属于现实、将来，还是二者重叠。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四张诗卡（</w:t>
            </w:r>
            <w:r>
              <w:rPr>
                <w:sz w:val="19"/>
                <w:lang w:eastAsia="zh-CN"/>
              </w:rPr>
              <w:t>32</w:t>
            </w:r>
            <w:r>
              <w:rPr>
                <w:sz w:val="19"/>
                <w:lang w:eastAsia="zh-CN"/>
              </w:rPr>
              <w:t>号宋体）：君问归期未有期／巴山夜雨涨秋池／何当共剪西窗烛／却话巴山夜雨时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每卡右侧标签（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号）：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学生初判：现实</w:t>
            </w:r>
            <w:r>
              <w:rPr>
                <w:sz w:val="19"/>
                <w:lang w:eastAsia="zh-CN"/>
              </w:rPr>
              <w:t>”×2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学生初判：将来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学生初判：将来？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（闪烁）</w:t>
            </w:r>
          </w:p>
        </w:tc>
      </w:tr>
      <w:tr w:rsidR="00587666" w14:paraId="28B870E6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D38F6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ED09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雨声环境底噪（极轻）；旁白起于</w:t>
            </w:r>
            <w:r>
              <w:rPr>
                <w:sz w:val="19"/>
                <w:lang w:eastAsia="zh-CN"/>
              </w:rPr>
              <w:t>0.5s</w:t>
            </w:r>
            <w:r>
              <w:rPr>
                <w:sz w:val="19"/>
                <w:lang w:eastAsia="zh-CN"/>
              </w:rPr>
              <w:t>，语气是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邀请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而非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陈述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587666" w14:paraId="7BAE6BB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005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A132D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人的判断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基线</w:t>
            </w:r>
            <w:r>
              <w:rPr>
                <w:sz w:val="19"/>
                <w:lang w:eastAsia="zh-CN"/>
              </w:rPr>
              <w:t>——AI</w:t>
            </w:r>
            <w:r>
              <w:rPr>
                <w:sz w:val="19"/>
                <w:lang w:eastAsia="zh-CN"/>
              </w:rPr>
              <w:t>介入前先留下学生自己的判断，埋下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人和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会不会判得不一样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的悬念</w:t>
            </w:r>
          </w:p>
        </w:tc>
      </w:tr>
    </w:tbl>
    <w:p w14:paraId="6D66C7BB" w14:textId="77777777" w:rsidR="00587666" w:rsidRDefault="00587666">
      <w:pPr>
        <w:spacing w:after="160"/>
        <w:rPr>
          <w:lang w:eastAsia="zh-CN"/>
        </w:rPr>
      </w:pPr>
    </w:p>
    <w:p w14:paraId="1B094E24" w14:textId="77777777" w:rsidR="00587666" w:rsidRDefault="00000000">
      <w:pPr>
        <w:keepNext/>
        <w:spacing w:before="320" w:after="160"/>
      </w:pPr>
      <w:proofErr w:type="spellStart"/>
      <w:r>
        <w:rPr>
          <w:b/>
          <w:color w:val="8C6D46"/>
          <w:sz w:val="28"/>
        </w:rPr>
        <w:lastRenderedPageBreak/>
        <w:t>分镜</w:t>
      </w:r>
      <w:proofErr w:type="spellEnd"/>
      <w:r>
        <w:rPr>
          <w:b/>
          <w:color w:val="8C6D46"/>
          <w:sz w:val="28"/>
        </w:rPr>
        <w:t xml:space="preserve"> 2 · </w:t>
      </w:r>
      <w:proofErr w:type="spellStart"/>
      <w:r>
        <w:rPr>
          <w:b/>
          <w:color w:val="8C6D46"/>
          <w:sz w:val="28"/>
        </w:rPr>
        <w:t>输入</w:t>
      </w:r>
      <w:r>
        <w:rPr>
          <w:b/>
          <w:color w:val="8C6D46"/>
          <w:sz w:val="28"/>
        </w:rPr>
        <w:t>Prompt</w:t>
      </w:r>
      <w:proofErr w:type="spellEnd"/>
      <w:r>
        <w:rPr>
          <w:b/>
          <w:color w:val="8C6D46"/>
          <w:sz w:val="28"/>
        </w:rPr>
        <w:t xml:space="preserve"> </w:t>
      </w:r>
      <w:r>
        <w:rPr>
          <w:b/>
          <w:color w:val="8C6D46"/>
          <w:sz w:val="28"/>
        </w:rPr>
        <w:t>（</w:t>
      </w:r>
      <w:r>
        <w:rPr>
          <w:b/>
          <w:color w:val="8C6D46"/>
          <w:sz w:val="28"/>
        </w:rPr>
        <w:t>3:30—3:37</w:t>
      </w:r>
      <w:r>
        <w:rPr>
          <w:b/>
          <w:color w:val="8C6D46"/>
          <w:sz w:val="28"/>
        </w:rPr>
        <w:t>（</w:t>
      </w:r>
      <w:r>
        <w:rPr>
          <w:b/>
          <w:color w:val="8C6D46"/>
          <w:sz w:val="28"/>
        </w:rPr>
        <w:t>7</w:t>
      </w:r>
      <w:r>
        <w:rPr>
          <w:b/>
          <w:color w:val="8C6D46"/>
          <w:sz w:val="28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12F20B11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82A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6C99" w14:textId="77777777" w:rsidR="00587666" w:rsidRDefault="00000000">
            <w:pPr>
              <w:spacing w:before="80" w:after="80"/>
            </w:pPr>
            <w:r>
              <w:rPr>
                <w:sz w:val="19"/>
              </w:rPr>
              <w:t>时间：</w:t>
            </w:r>
            <w:r>
              <w:rPr>
                <w:sz w:val="19"/>
              </w:rPr>
              <w:t>3:30—3:37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秒）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素材逻辑：背景框</w:t>
            </w:r>
            <w:r>
              <w:rPr>
                <w:sz w:val="19"/>
              </w:rPr>
              <w:t>.png</w:t>
            </w:r>
            <w:r>
              <w:rPr>
                <w:sz w:val="19"/>
              </w:rPr>
              <w:t>、内容框</w:t>
            </w:r>
            <w:r>
              <w:rPr>
                <w:sz w:val="19"/>
              </w:rPr>
              <w:t>.png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Prompt</w:t>
            </w:r>
            <w:r>
              <w:rPr>
                <w:sz w:val="19"/>
              </w:rPr>
              <w:t>内容为代码渲染（数据取自</w:t>
            </w:r>
            <w:r>
              <w:rPr>
                <w:sz w:val="19"/>
              </w:rPr>
              <w:t>data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aiResult.ts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587666" w14:paraId="68460B4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F4ACA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50963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我们的判断有了</w:t>
            </w:r>
            <w:r>
              <w:rPr>
                <w:i/>
                <w:color w:val="8C6D46"/>
                <w:sz w:val="19"/>
                <w:lang w:eastAsia="zh-CN"/>
              </w:rPr>
              <w:t>——</w:t>
            </w:r>
            <w:r>
              <w:rPr>
                <w:i/>
                <w:color w:val="8C6D46"/>
                <w:sz w:val="19"/>
                <w:lang w:eastAsia="zh-CN"/>
              </w:rPr>
              <w:t>现在，看</w:t>
            </w:r>
            <w:r>
              <w:rPr>
                <w:i/>
                <w:color w:val="8C6D46"/>
                <w:sz w:val="19"/>
                <w:lang w:eastAsia="zh-CN"/>
              </w:rPr>
              <w:t>AI</w:t>
            </w:r>
            <w:r>
              <w:rPr>
                <w:i/>
                <w:color w:val="8C6D46"/>
                <w:sz w:val="19"/>
                <w:lang w:eastAsia="zh-CN"/>
              </w:rPr>
              <w:t>会怎么判。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404A5A5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BADC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6CFB0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诗卡淡出，</w:t>
            </w:r>
            <w:r>
              <w:rPr>
                <w:sz w:val="19"/>
                <w:lang w:eastAsia="zh-CN"/>
              </w:rPr>
              <w:t>Prompt</w:t>
            </w:r>
            <w:r>
              <w:rPr>
                <w:sz w:val="19"/>
                <w:lang w:eastAsia="zh-CN"/>
              </w:rPr>
              <w:t>白色磨砂大卡弹入（画框中上部居中）。</w:t>
            </w:r>
            <w:r>
              <w:rPr>
                <w:sz w:val="19"/>
                <w:lang w:eastAsia="zh-CN"/>
              </w:rPr>
              <w:t>“PROMPT”</w:t>
            </w:r>
            <w:r>
              <w:rPr>
                <w:sz w:val="19"/>
                <w:lang w:eastAsia="zh-CN"/>
              </w:rPr>
              <w:t>标题先行出现，随后三行核心要求自左向右依次滑入（每</w:t>
            </w:r>
            <w:r>
              <w:rPr>
                <w:sz w:val="19"/>
                <w:lang w:eastAsia="zh-CN"/>
              </w:rPr>
              <w:t>1.3s</w:t>
            </w:r>
            <w:r>
              <w:rPr>
                <w:sz w:val="19"/>
                <w:lang w:eastAsia="zh-CN"/>
              </w:rPr>
              <w:t>一条）。</w:t>
            </w:r>
          </w:p>
        </w:tc>
      </w:tr>
      <w:tr w:rsidR="00587666" w14:paraId="0D4CC1A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BFC7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21F04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“PROMPT”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36</w:t>
            </w:r>
            <w:r>
              <w:rPr>
                <w:sz w:val="19"/>
                <w:lang w:eastAsia="zh-CN"/>
              </w:rPr>
              <w:t>号等宽粗体，深琥珀）</w:t>
            </w:r>
            <w:r>
              <w:rPr>
                <w:sz w:val="19"/>
                <w:lang w:eastAsia="zh-CN"/>
              </w:rPr>
              <w:br/>
              <w:t>• “</w:t>
            </w:r>
            <w:r>
              <w:rPr>
                <w:sz w:val="19"/>
                <w:lang w:eastAsia="zh-CN"/>
              </w:rPr>
              <w:t>请用时空折叠法分析《夜雨寄北》，核心要求：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28</w:t>
            </w:r>
            <w:r>
              <w:rPr>
                <w:sz w:val="19"/>
                <w:lang w:eastAsia="zh-CN"/>
              </w:rPr>
              <w:t>号宋体）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三行条目（</w:t>
            </w:r>
            <w:r>
              <w:rPr>
                <w:sz w:val="19"/>
                <w:lang w:eastAsia="zh-CN"/>
              </w:rPr>
              <w:t>26</w:t>
            </w:r>
            <w:r>
              <w:rPr>
                <w:sz w:val="19"/>
                <w:lang w:eastAsia="zh-CN"/>
              </w:rPr>
              <w:t>号宋体，左对齐）：</w:t>
            </w:r>
            <w:r>
              <w:rPr>
                <w:sz w:val="19"/>
                <w:lang w:eastAsia="zh-CN"/>
              </w:rPr>
              <w:t xml:space="preserve">① </w:t>
            </w:r>
            <w:r>
              <w:rPr>
                <w:sz w:val="19"/>
                <w:lang w:eastAsia="zh-CN"/>
              </w:rPr>
              <w:t>判断时空：现实／将来／重叠</w:t>
            </w:r>
            <w:r>
              <w:rPr>
                <w:sz w:val="19"/>
                <w:lang w:eastAsia="zh-CN"/>
              </w:rPr>
              <w:t xml:space="preserve">  ② </w:t>
            </w:r>
            <w:r>
              <w:rPr>
                <w:sz w:val="19"/>
                <w:lang w:eastAsia="zh-CN"/>
              </w:rPr>
              <w:t>给出情感值－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～＋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，并简述理由</w:t>
            </w:r>
            <w:r>
              <w:rPr>
                <w:sz w:val="19"/>
                <w:lang w:eastAsia="zh-CN"/>
              </w:rPr>
              <w:t xml:space="preserve">  ③ </w:t>
            </w:r>
            <w:r>
              <w:rPr>
                <w:sz w:val="19"/>
                <w:lang w:eastAsia="zh-CN"/>
              </w:rPr>
              <w:t>找出最难判断的一句</w:t>
            </w:r>
          </w:p>
        </w:tc>
      </w:tr>
      <w:tr w:rsidR="00587666" w14:paraId="403801E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F194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8EC24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轻微键盘敲击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输入提示音效</w:t>
            </w:r>
            <w:r>
              <w:rPr>
                <w:sz w:val="19"/>
                <w:lang w:eastAsia="zh-CN"/>
              </w:rPr>
              <w:t>1-2</w:t>
            </w:r>
            <w:r>
              <w:rPr>
                <w:sz w:val="19"/>
                <w:lang w:eastAsia="zh-CN"/>
              </w:rPr>
              <w:t>声；旁白</w:t>
            </w:r>
          </w:p>
        </w:tc>
      </w:tr>
      <w:tr w:rsidR="00587666" w14:paraId="59B6DD0C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2F0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18637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任务框架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三项结构化要求逐条可见；第</w:t>
            </w:r>
            <w:r>
              <w:rPr>
                <w:sz w:val="19"/>
                <w:lang w:eastAsia="zh-CN"/>
              </w:rPr>
              <w:t>③</w:t>
            </w:r>
            <w:r>
              <w:rPr>
                <w:sz w:val="19"/>
                <w:lang w:eastAsia="zh-CN"/>
              </w:rPr>
              <w:t>项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找出最难判断的一句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为分镜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埋伏笔</w:t>
            </w:r>
          </w:p>
        </w:tc>
      </w:tr>
    </w:tbl>
    <w:p w14:paraId="574AF2F2" w14:textId="77777777" w:rsidR="00587666" w:rsidRDefault="00587666">
      <w:pPr>
        <w:spacing w:after="160"/>
        <w:rPr>
          <w:ins w:id="4" w:author="jie sun" w:date="2026-08-20T09:59:00Z" w16du:dateUtc="2026-08-20T00:59:00Z"/>
          <w:lang w:eastAsia="zh-CN"/>
        </w:rPr>
      </w:pPr>
    </w:p>
    <w:p w14:paraId="779FDD82" w14:textId="377E24E3" w:rsidR="001E7BFC" w:rsidRDefault="001E7BFC">
      <w:pPr>
        <w:spacing w:after="160"/>
        <w:rPr>
          <w:ins w:id="5" w:author="jie sun" w:date="2026-08-20T10:00:00Z" w16du:dateUtc="2026-08-20T01:00:00Z"/>
          <w:lang w:eastAsia="zh-CN"/>
        </w:rPr>
      </w:pPr>
      <w:ins w:id="6" w:author="jie sun" w:date="2026-08-20T09:59:00Z" w16du:dateUtc="2026-08-20T00:59:00Z">
        <w:r>
          <w:rPr>
            <w:rFonts w:hint="eastAsia"/>
            <w:lang w:eastAsia="zh-CN"/>
          </w:rPr>
          <w:t>老师建议</w:t>
        </w:r>
      </w:ins>
      <w:ins w:id="7" w:author="jie sun" w:date="2026-08-20T10:00:00Z" w16du:dateUtc="2026-08-20T01:00:00Z">
        <w:r>
          <w:rPr>
            <w:rFonts w:hint="eastAsia"/>
            <w:lang w:eastAsia="zh-CN"/>
          </w:rPr>
          <w:t>：</w:t>
        </w:r>
      </w:ins>
    </w:p>
    <w:p w14:paraId="35385C73" w14:textId="77777777" w:rsidR="001E7BFC" w:rsidRPr="001E7BFC" w:rsidRDefault="001E7BFC" w:rsidP="001E7BFC">
      <w:pPr>
        <w:spacing w:after="160"/>
        <w:rPr>
          <w:ins w:id="8" w:author="jie sun" w:date="2026-08-20T10:00:00Z"/>
          <w:b/>
          <w:bCs/>
          <w:lang w:eastAsia="zh-CN"/>
        </w:rPr>
      </w:pPr>
      <w:ins w:id="9" w:author="jie sun" w:date="2026-08-20T10:00:00Z">
        <w:r w:rsidRPr="001E7BFC">
          <w:rPr>
            <w:b/>
            <w:bCs/>
            <w:lang w:eastAsia="zh-CN"/>
          </w:rPr>
          <w:t>Prompt</w:t>
        </w:r>
        <w:r w:rsidRPr="001E7BFC">
          <w:rPr>
            <w:b/>
            <w:bCs/>
            <w:lang w:eastAsia="zh-CN"/>
          </w:rPr>
          <w:t>里不建议出现</w:t>
        </w:r>
        <w:r w:rsidRPr="001E7BFC">
          <w:rPr>
            <w:b/>
            <w:bCs/>
            <w:lang w:eastAsia="zh-CN"/>
          </w:rPr>
          <w:t>“</w:t>
        </w:r>
        <w:r w:rsidRPr="001E7BFC">
          <w:rPr>
            <w:b/>
            <w:bCs/>
            <w:lang w:eastAsia="zh-CN"/>
          </w:rPr>
          <w:t>请用时空折叠法分析</w:t>
        </w:r>
        <w:r w:rsidRPr="001E7BFC">
          <w:rPr>
            <w:b/>
            <w:bCs/>
            <w:lang w:eastAsia="zh-CN"/>
          </w:rPr>
          <w:t>”</w:t>
        </w:r>
      </w:ins>
    </w:p>
    <w:p w14:paraId="4E3F80DE" w14:textId="77777777" w:rsidR="001E7BFC" w:rsidRPr="001E7BFC" w:rsidRDefault="001E7BFC" w:rsidP="001E7BFC">
      <w:pPr>
        <w:spacing w:after="160"/>
        <w:rPr>
          <w:ins w:id="10" w:author="jie sun" w:date="2026-08-20T10:00:00Z"/>
          <w:lang w:eastAsia="zh-CN"/>
        </w:rPr>
      </w:pPr>
      <w:ins w:id="11" w:author="jie sun" w:date="2026-08-20T10:00:00Z">
        <w:r w:rsidRPr="001E7BFC">
          <w:rPr>
            <w:lang w:eastAsia="zh-CN"/>
          </w:rPr>
          <w:t>现在</w:t>
        </w:r>
        <w:r w:rsidRPr="001E7BFC">
          <w:rPr>
            <w:lang w:eastAsia="zh-CN"/>
          </w:rPr>
          <w:t>Prompt</w:t>
        </w:r>
        <w:r w:rsidRPr="001E7BFC">
          <w:rPr>
            <w:lang w:eastAsia="zh-CN"/>
          </w:rPr>
          <w:t>写：</w:t>
        </w:r>
      </w:ins>
    </w:p>
    <w:p w14:paraId="753F9D5C" w14:textId="77777777" w:rsidR="001E7BFC" w:rsidRPr="001E7BFC" w:rsidRDefault="001E7BFC" w:rsidP="001E7BFC">
      <w:pPr>
        <w:spacing w:after="160"/>
        <w:rPr>
          <w:ins w:id="12" w:author="jie sun" w:date="2026-08-20T10:00:00Z"/>
          <w:lang w:eastAsia="zh-CN"/>
        </w:rPr>
      </w:pPr>
      <w:ins w:id="13" w:author="jie sun" w:date="2026-08-20T10:00:00Z">
        <w:r w:rsidRPr="001E7BFC">
          <w:rPr>
            <w:lang w:eastAsia="zh-CN"/>
          </w:rPr>
          <w:t>“</w:t>
        </w:r>
        <w:r w:rsidRPr="001E7BFC">
          <w:rPr>
            <w:lang w:eastAsia="zh-CN"/>
          </w:rPr>
          <w:t>请用时空折叠法分析《夜雨寄北》</w:t>
        </w:r>
        <w:r w:rsidRPr="001E7BFC">
          <w:rPr>
            <w:lang w:eastAsia="zh-CN"/>
          </w:rPr>
          <w:t xml:space="preserve">……” </w:t>
        </w:r>
      </w:ins>
    </w:p>
    <w:p w14:paraId="2484D506" w14:textId="77777777" w:rsidR="001E7BFC" w:rsidRPr="001E7BFC" w:rsidRDefault="001E7BFC" w:rsidP="001E7BFC">
      <w:pPr>
        <w:spacing w:after="160"/>
        <w:rPr>
          <w:ins w:id="14" w:author="jie sun" w:date="2026-08-20T10:00:00Z"/>
          <w:lang w:eastAsia="zh-CN"/>
        </w:rPr>
      </w:pPr>
      <w:ins w:id="15" w:author="jie sun" w:date="2026-08-20T10:00:00Z">
        <w:r w:rsidRPr="001E7BFC">
          <w:rPr>
            <w:lang w:eastAsia="zh-CN"/>
          </w:rPr>
          <w:t>我建议改掉</w:t>
        </w:r>
        <w:r w:rsidRPr="001E7BFC">
          <w:rPr>
            <w:lang w:eastAsia="zh-CN"/>
          </w:rPr>
          <w:t>“</w:t>
        </w:r>
        <w:r w:rsidRPr="001E7BFC">
          <w:rPr>
            <w:lang w:eastAsia="zh-CN"/>
          </w:rPr>
          <w:t>用时空折叠法</w:t>
        </w:r>
        <w:r w:rsidRPr="001E7BFC">
          <w:rPr>
            <w:lang w:eastAsia="zh-CN"/>
          </w:rPr>
          <w:t>”</w:t>
        </w:r>
        <w:r w:rsidRPr="001E7BFC">
          <w:rPr>
            <w:lang w:eastAsia="zh-CN"/>
          </w:rPr>
          <w:t>。</w:t>
        </w:r>
      </w:ins>
    </w:p>
    <w:p w14:paraId="16ED11BC" w14:textId="77777777" w:rsidR="001E7BFC" w:rsidRPr="001E7BFC" w:rsidRDefault="001E7BFC" w:rsidP="001E7BFC">
      <w:pPr>
        <w:spacing w:after="160"/>
        <w:rPr>
          <w:ins w:id="16" w:author="jie sun" w:date="2026-08-20T10:00:00Z"/>
          <w:lang w:eastAsia="zh-CN"/>
        </w:rPr>
      </w:pPr>
      <w:ins w:id="17" w:author="jie sun" w:date="2026-08-20T10:00:00Z">
        <w:r w:rsidRPr="001E7BFC">
          <w:rPr>
            <w:lang w:eastAsia="zh-CN"/>
          </w:rPr>
          <w:t>因为此时</w:t>
        </w:r>
        <w:r w:rsidRPr="001E7BFC">
          <w:rPr>
            <w:lang w:eastAsia="zh-CN"/>
          </w:rPr>
          <w:t>“</w:t>
        </w:r>
        <w:r w:rsidRPr="001E7BFC">
          <w:rPr>
            <w:lang w:eastAsia="zh-CN"/>
          </w:rPr>
          <w:t>时空折叠法</w:t>
        </w:r>
        <w:r w:rsidRPr="001E7BFC">
          <w:rPr>
            <w:lang w:eastAsia="zh-CN"/>
          </w:rPr>
          <w:t>”</w:t>
        </w:r>
        <w:r w:rsidRPr="001E7BFC">
          <w:rPr>
            <w:lang w:eastAsia="zh-CN"/>
          </w:rPr>
          <w:t>是</w:t>
        </w:r>
        <w:r w:rsidRPr="001E7BFC">
          <w:rPr>
            <w:b/>
            <w:bCs/>
            <w:lang w:eastAsia="zh-CN"/>
          </w:rPr>
          <w:t>学生正在学习的方法</w:t>
        </w:r>
        <w:r w:rsidRPr="001E7BFC">
          <w:rPr>
            <w:lang w:eastAsia="zh-CN"/>
          </w:rPr>
          <w:t>。如果先把这个方法完整塞给</w:t>
        </w:r>
        <w:r w:rsidRPr="001E7BFC">
          <w:rPr>
            <w:lang w:eastAsia="zh-CN"/>
          </w:rPr>
          <w:t>AI</w:t>
        </w:r>
        <w:r w:rsidRPr="001E7BFC">
          <w:rPr>
            <w:lang w:eastAsia="zh-CN"/>
          </w:rPr>
          <w:t>，</w:t>
        </w:r>
        <w:r w:rsidRPr="001E7BFC">
          <w:rPr>
            <w:lang w:eastAsia="zh-CN"/>
          </w:rPr>
          <w:t>AI</w:t>
        </w:r>
        <w:r w:rsidRPr="001E7BFC">
          <w:rPr>
            <w:lang w:eastAsia="zh-CN"/>
          </w:rPr>
          <w:t>当然更</w:t>
        </w:r>
        <w:proofErr w:type="gramStart"/>
        <w:r w:rsidRPr="001E7BFC">
          <w:rPr>
            <w:lang w:eastAsia="zh-CN"/>
          </w:rPr>
          <w:t>容易主动</w:t>
        </w:r>
        <w:proofErr w:type="gramEnd"/>
        <w:r w:rsidRPr="001E7BFC">
          <w:rPr>
            <w:lang w:eastAsia="zh-CN"/>
          </w:rPr>
          <w:t>识别</w:t>
        </w:r>
        <w:r w:rsidRPr="001E7BFC">
          <w:rPr>
            <w:lang w:eastAsia="zh-CN"/>
          </w:rPr>
          <w:t>“</w:t>
        </w:r>
        <w:r w:rsidRPr="001E7BFC">
          <w:rPr>
            <w:lang w:eastAsia="zh-CN"/>
          </w:rPr>
          <w:t>重叠</w:t>
        </w:r>
        <w:r w:rsidRPr="001E7BFC">
          <w:rPr>
            <w:lang w:eastAsia="zh-CN"/>
          </w:rPr>
          <w:t>”</w:t>
        </w:r>
        <w:r w:rsidRPr="001E7BFC">
          <w:rPr>
            <w:lang w:eastAsia="zh-CN"/>
          </w:rPr>
          <w:t>。</w:t>
        </w:r>
      </w:ins>
    </w:p>
    <w:p w14:paraId="1FCE28DF" w14:textId="7461EFC3" w:rsidR="001E7BFC" w:rsidRPr="001E7BFC" w:rsidRDefault="001E7BFC" w:rsidP="001E7BFC">
      <w:pPr>
        <w:spacing w:after="160"/>
        <w:rPr>
          <w:ins w:id="18" w:author="jie sun" w:date="2026-08-20T10:00:00Z"/>
          <w:lang w:eastAsia="zh-CN"/>
        </w:rPr>
      </w:pPr>
      <w:ins w:id="19" w:author="jie sun" w:date="2026-08-20T10:00:00Z">
        <w:r w:rsidRPr="001E7BFC">
          <w:rPr>
            <w:lang w:eastAsia="zh-CN"/>
          </w:rPr>
          <w:t>而</w:t>
        </w:r>
      </w:ins>
      <w:ins w:id="20" w:author="jie sun" w:date="2026-08-20T10:00:00Z" w16du:dateUtc="2026-08-20T01:00:00Z">
        <w:r>
          <w:rPr>
            <w:rFonts w:hint="eastAsia"/>
            <w:lang w:eastAsia="zh-CN"/>
          </w:rPr>
          <w:t>本课程</w:t>
        </w:r>
      </w:ins>
      <w:ins w:id="21" w:author="jie sun" w:date="2026-08-20T10:00:00Z">
        <w:r w:rsidRPr="001E7BFC">
          <w:rPr>
            <w:lang w:eastAsia="zh-CN"/>
          </w:rPr>
          <w:t>亮点恰恰是：</w:t>
        </w:r>
      </w:ins>
    </w:p>
    <w:p w14:paraId="4302C91B" w14:textId="77777777" w:rsidR="001E7BFC" w:rsidRPr="001E7BFC" w:rsidRDefault="001E7BFC" w:rsidP="001E7BFC">
      <w:pPr>
        <w:spacing w:after="160"/>
        <w:rPr>
          <w:ins w:id="22" w:author="jie sun" w:date="2026-08-20T10:00:00Z"/>
          <w:lang w:eastAsia="zh-CN"/>
        </w:rPr>
      </w:pPr>
      <w:ins w:id="23" w:author="jie sun" w:date="2026-08-20T10:00:00Z">
        <w:r w:rsidRPr="001E7BFC">
          <w:rPr>
            <w:lang w:eastAsia="zh-CN"/>
          </w:rPr>
          <w:t>AI</w:t>
        </w:r>
        <w:r w:rsidRPr="001E7BFC">
          <w:rPr>
            <w:lang w:eastAsia="zh-CN"/>
          </w:rPr>
          <w:t>先做普通的结构化判断，</w:t>
        </w:r>
        <w:r w:rsidRPr="001E7BFC">
          <w:rPr>
            <w:lang w:eastAsia="zh-CN"/>
          </w:rPr>
          <w:br/>
        </w:r>
        <w:r w:rsidRPr="001E7BFC">
          <w:rPr>
            <w:lang w:eastAsia="zh-CN"/>
          </w:rPr>
          <w:t>第四句分类虽然合理，却不足以容纳诗歌复杂性。</w:t>
        </w:r>
      </w:ins>
    </w:p>
    <w:p w14:paraId="5CE9DF55" w14:textId="3011ED78" w:rsidR="001E7BFC" w:rsidRPr="001E7BFC" w:rsidRDefault="001E7BFC" w:rsidP="001E7BFC">
      <w:pPr>
        <w:spacing w:after="160"/>
        <w:rPr>
          <w:ins w:id="24" w:author="jie sun" w:date="2026-08-20T10:00:00Z"/>
          <w:lang w:eastAsia="zh-CN"/>
        </w:rPr>
      </w:pPr>
      <w:ins w:id="25" w:author="jie sun" w:date="2026-08-20T10:00:00Z">
        <w:r w:rsidRPr="001E7BFC">
          <w:rPr>
            <w:lang w:eastAsia="zh-CN"/>
          </w:rPr>
          <w:t>所以</w:t>
        </w:r>
        <w:r w:rsidRPr="001E7BFC">
          <w:rPr>
            <w:lang w:eastAsia="zh-CN"/>
          </w:rPr>
          <w:t>Prompt</w:t>
        </w:r>
      </w:ins>
      <w:proofErr w:type="gramStart"/>
      <w:ins w:id="26" w:author="jie sun" w:date="2026-08-20T10:00:00Z" w16du:dateUtc="2026-08-20T01:00:00Z">
        <w:r>
          <w:rPr>
            <w:rFonts w:hint="eastAsia"/>
            <w:lang w:eastAsia="zh-CN"/>
          </w:rPr>
          <w:t>写如下</w:t>
        </w:r>
        <w:proofErr w:type="gramEnd"/>
        <w:r>
          <w:rPr>
            <w:rFonts w:hint="eastAsia"/>
            <w:lang w:eastAsia="zh-CN"/>
          </w:rPr>
          <w:t>内容</w:t>
        </w:r>
      </w:ins>
      <w:ins w:id="27" w:author="jie sun" w:date="2026-08-20T10:00:00Z">
        <w:r w:rsidRPr="001E7BFC">
          <w:rPr>
            <w:lang w:eastAsia="zh-CN"/>
          </w:rPr>
          <w:t>反而更好：</w:t>
        </w:r>
      </w:ins>
    </w:p>
    <w:p w14:paraId="1329A782" w14:textId="77777777" w:rsidR="001E7BFC" w:rsidRPr="001E7BFC" w:rsidRDefault="001E7BFC" w:rsidP="001E7BFC">
      <w:pPr>
        <w:spacing w:after="160"/>
        <w:rPr>
          <w:ins w:id="28" w:author="jie sun" w:date="2026-08-20T10:00:00Z"/>
          <w:lang w:eastAsia="zh-CN"/>
        </w:rPr>
      </w:pPr>
      <w:ins w:id="29" w:author="jie sun" w:date="2026-08-20T10:00:00Z">
        <w:r w:rsidRPr="001E7BFC">
          <w:rPr>
            <w:lang w:eastAsia="zh-CN"/>
          </w:rPr>
          <w:lastRenderedPageBreak/>
          <w:t>请逐句分析《夜雨寄北》的时间位置和情感倾向。</w:t>
        </w:r>
        <w:r w:rsidRPr="001E7BFC">
          <w:rPr>
            <w:lang w:eastAsia="zh-CN"/>
          </w:rPr>
          <w:br/>
          <w:t>①</w:t>
        </w:r>
        <w:r w:rsidRPr="001E7BFC">
          <w:rPr>
            <w:lang w:eastAsia="zh-CN"/>
          </w:rPr>
          <w:t>判断现实／将来／重叠；</w:t>
        </w:r>
        <w:r w:rsidRPr="001E7BFC">
          <w:rPr>
            <w:lang w:eastAsia="zh-CN"/>
          </w:rPr>
          <w:br/>
          <w:t>②</w:t>
        </w:r>
        <w:r w:rsidRPr="001E7BFC">
          <w:rPr>
            <w:lang w:eastAsia="zh-CN"/>
          </w:rPr>
          <w:t>给出情感值并说明理由；</w:t>
        </w:r>
        <w:r w:rsidRPr="001E7BFC">
          <w:rPr>
            <w:lang w:eastAsia="zh-CN"/>
          </w:rPr>
          <w:br/>
          <w:t>③</w:t>
        </w:r>
        <w:r w:rsidRPr="001E7BFC">
          <w:rPr>
            <w:lang w:eastAsia="zh-CN"/>
          </w:rPr>
          <w:t>找出最难判断的一句。</w:t>
        </w:r>
      </w:ins>
    </w:p>
    <w:p w14:paraId="400BE1B8" w14:textId="77777777" w:rsidR="001E7BFC" w:rsidRPr="001E7BFC" w:rsidRDefault="001E7BFC" w:rsidP="001E7BFC">
      <w:pPr>
        <w:spacing w:after="160"/>
        <w:rPr>
          <w:ins w:id="30" w:author="jie sun" w:date="2026-08-20T10:00:00Z"/>
          <w:lang w:eastAsia="zh-CN"/>
        </w:rPr>
      </w:pPr>
      <w:ins w:id="31" w:author="jie sun" w:date="2026-08-20T10:00:00Z">
        <w:r w:rsidRPr="001E7BFC">
          <w:rPr>
            <w:b/>
            <w:bCs/>
            <w:lang w:eastAsia="zh-CN"/>
          </w:rPr>
          <w:t>不要告诉</w:t>
        </w:r>
        <w:r w:rsidRPr="001E7BFC">
          <w:rPr>
            <w:b/>
            <w:bCs/>
            <w:lang w:eastAsia="zh-CN"/>
          </w:rPr>
          <w:t>AI“</w:t>
        </w:r>
        <w:r w:rsidRPr="001E7BFC">
          <w:rPr>
            <w:b/>
            <w:bCs/>
            <w:lang w:eastAsia="zh-CN"/>
          </w:rPr>
          <w:t>答案应该是时空折叠</w:t>
        </w:r>
        <w:r w:rsidRPr="001E7BFC">
          <w:rPr>
            <w:b/>
            <w:bCs/>
            <w:lang w:eastAsia="zh-CN"/>
          </w:rPr>
          <w:t>”</w:t>
        </w:r>
        <w:r w:rsidRPr="001E7BFC">
          <w:rPr>
            <w:b/>
            <w:bCs/>
            <w:lang w:eastAsia="zh-CN"/>
          </w:rPr>
          <w:t>。</w:t>
        </w:r>
      </w:ins>
    </w:p>
    <w:p w14:paraId="22DF323A" w14:textId="77777777" w:rsidR="001E7BFC" w:rsidRPr="001E7BFC" w:rsidRDefault="001E7BFC" w:rsidP="001E7BFC">
      <w:pPr>
        <w:spacing w:after="160"/>
        <w:rPr>
          <w:ins w:id="32" w:author="jie sun" w:date="2026-08-20T10:00:00Z"/>
          <w:lang w:eastAsia="zh-CN"/>
        </w:rPr>
      </w:pPr>
      <w:ins w:id="33" w:author="jie sun" w:date="2026-08-20T10:00:00Z">
        <w:r w:rsidRPr="001E7BFC">
          <w:rPr>
            <w:lang w:eastAsia="zh-CN"/>
          </w:rPr>
          <w:t>这样</w:t>
        </w:r>
        <w:r w:rsidRPr="001E7BFC">
          <w:rPr>
            <w:lang w:eastAsia="zh-CN"/>
          </w:rPr>
          <w:t>“</w:t>
        </w:r>
        <w:r w:rsidRPr="001E7BFC">
          <w:rPr>
            <w:lang w:eastAsia="zh-CN"/>
          </w:rPr>
          <w:t>第四句摩擦</w:t>
        </w:r>
        <w:r w:rsidRPr="001E7BFC">
          <w:rPr>
            <w:lang w:eastAsia="zh-CN"/>
          </w:rPr>
          <w:t>”</w:t>
        </w:r>
        <w:r w:rsidRPr="001E7BFC">
          <w:rPr>
            <w:lang w:eastAsia="zh-CN"/>
          </w:rPr>
          <w:t>才是真摩擦，而不是预先设计</w:t>
        </w:r>
        <w:r w:rsidRPr="001E7BFC">
          <w:rPr>
            <w:lang w:eastAsia="zh-CN"/>
          </w:rPr>
          <w:t>AI</w:t>
        </w:r>
        <w:r w:rsidRPr="001E7BFC">
          <w:rPr>
            <w:lang w:eastAsia="zh-CN"/>
          </w:rPr>
          <w:t>配合老师演戏。</w:t>
        </w:r>
      </w:ins>
    </w:p>
    <w:p w14:paraId="2C354793" w14:textId="77777777" w:rsidR="001E7BFC" w:rsidRPr="001E7BFC" w:rsidRDefault="001E7BFC">
      <w:pPr>
        <w:spacing w:after="160"/>
        <w:rPr>
          <w:lang w:eastAsia="zh-CN"/>
        </w:rPr>
      </w:pPr>
    </w:p>
    <w:p w14:paraId="715702BB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3 · AI</w:t>
      </w:r>
      <w:r>
        <w:rPr>
          <w:b/>
          <w:color w:val="8C6D46"/>
          <w:sz w:val="28"/>
          <w:lang w:eastAsia="zh-CN"/>
        </w:rPr>
        <w:t>输出前三句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3:37—3:49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12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1E0C0CA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0B17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469CF" w14:textId="77777777" w:rsidR="00587666" w:rsidRDefault="00000000">
            <w:pPr>
              <w:spacing w:before="80" w:after="80"/>
            </w:pPr>
            <w:r>
              <w:rPr>
                <w:sz w:val="19"/>
              </w:rPr>
              <w:t>时间：</w:t>
            </w:r>
            <w:r>
              <w:rPr>
                <w:sz w:val="19"/>
              </w:rPr>
              <w:t>3:37—3:49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秒）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素材逻辑：背景框</w:t>
            </w:r>
            <w:r>
              <w:rPr>
                <w:sz w:val="19"/>
              </w:rPr>
              <w:t>.png</w:t>
            </w:r>
            <w:r>
              <w:rPr>
                <w:sz w:val="19"/>
              </w:rPr>
              <w:t>、内容框</w:t>
            </w:r>
            <w:r>
              <w:rPr>
                <w:sz w:val="19"/>
              </w:rPr>
              <w:t>.png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leaf.png</w:t>
            </w:r>
            <w:r>
              <w:rPr>
                <w:sz w:val="19"/>
              </w:rPr>
              <w:t>（水墨树叶，</w:t>
            </w:r>
            <w:r>
              <w:rPr>
                <w:sz w:val="19"/>
              </w:rPr>
              <w:t>44×68</w:t>
            </w:r>
            <w:r>
              <w:rPr>
                <w:sz w:val="19"/>
              </w:rPr>
              <w:t>）；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卡内容为代码渲染（数据取自</w:t>
            </w:r>
            <w:r>
              <w:rPr>
                <w:sz w:val="19"/>
              </w:rPr>
              <w:t>data/aiResult.ts</w:t>
            </w:r>
            <w:r>
              <w:rPr>
                <w:sz w:val="19"/>
              </w:rPr>
              <w:t>）</w:t>
            </w:r>
          </w:p>
        </w:tc>
      </w:tr>
      <w:tr w:rsidR="00587666" w14:paraId="1717271E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E566E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6AC28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前三句的时间、空间与情感方向比较清楚。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39CBDF0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4604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F1881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画框左侧浮现坐标地图（无面板框）：黑色毛笔坐标轴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淡网格直接浮于背景。右侧出现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面板：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图标（</w:t>
            </w:r>
            <w:r>
              <w:rPr>
                <w:sz w:val="19"/>
                <w:lang w:eastAsia="zh-CN"/>
              </w:rPr>
              <w:t>64px</w:t>
            </w:r>
            <w:r>
              <w:rPr>
                <w:sz w:val="19"/>
                <w:lang w:eastAsia="zh-CN"/>
              </w:rPr>
              <w:t>圆形）</w:t>
            </w:r>
            <w:r>
              <w:rPr>
                <w:sz w:val="19"/>
                <w:lang w:eastAsia="zh-CN"/>
              </w:rPr>
              <w:t>+“AI</w:t>
            </w:r>
            <w:r>
              <w:rPr>
                <w:sz w:val="19"/>
                <w:lang w:eastAsia="zh-CN"/>
              </w:rPr>
              <w:t>学习助手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40</w:t>
            </w:r>
            <w:r>
              <w:rPr>
                <w:sz w:val="19"/>
                <w:lang w:eastAsia="zh-CN"/>
              </w:rPr>
              <w:t>号）下，三张米白色结果卡依次自右滑入（每</w:t>
            </w:r>
            <w:r>
              <w:rPr>
                <w:sz w:val="19"/>
                <w:lang w:eastAsia="zh-CN"/>
              </w:rPr>
              <w:t>4s</w:t>
            </w:r>
            <w:r>
              <w:rPr>
                <w:sz w:val="19"/>
                <w:lang w:eastAsia="zh-CN"/>
              </w:rPr>
              <w:t>一张）。同步地，一片水墨树叶飘落（带摆动），落在对应坐标位置，叶片淡去收缩为精确光点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每张卡出现后约</w:t>
            </w:r>
            <w:r>
              <w:rPr>
                <w:sz w:val="19"/>
                <w:lang w:eastAsia="zh-CN"/>
              </w:rPr>
              <w:t>1s</w:t>
            </w:r>
            <w:r>
              <w:rPr>
                <w:sz w:val="19"/>
                <w:lang w:eastAsia="zh-CN"/>
              </w:rPr>
              <w:t>对应点落位：</w:t>
            </w:r>
            <w:r>
              <w:rPr>
                <w:sz w:val="19"/>
                <w:lang w:eastAsia="zh-CN"/>
              </w:rPr>
              <w:t>①(+3,-2)</w:t>
            </w:r>
            <w:r>
              <w:rPr>
                <w:sz w:val="19"/>
                <w:lang w:eastAsia="zh-CN"/>
              </w:rPr>
              <w:t>蓝点</w:t>
            </w:r>
            <w:r>
              <w:rPr>
                <w:sz w:val="19"/>
                <w:lang w:eastAsia="zh-CN"/>
              </w:rPr>
              <w:t xml:space="preserve"> 3:39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②(+4,-4)</w:t>
            </w:r>
            <w:r>
              <w:rPr>
                <w:sz w:val="19"/>
                <w:lang w:eastAsia="zh-CN"/>
              </w:rPr>
              <w:t>深蓝点</w:t>
            </w:r>
            <w:r>
              <w:rPr>
                <w:sz w:val="19"/>
                <w:lang w:eastAsia="zh-CN"/>
              </w:rPr>
              <w:t xml:space="preserve"> 3:43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③(-3,+3)</w:t>
            </w:r>
            <w:proofErr w:type="gramStart"/>
            <w:r>
              <w:rPr>
                <w:sz w:val="19"/>
                <w:lang w:eastAsia="zh-CN"/>
              </w:rPr>
              <w:t>橙点</w:t>
            </w:r>
            <w:proofErr w:type="gramEnd"/>
            <w:r>
              <w:rPr>
                <w:sz w:val="19"/>
                <w:lang w:eastAsia="zh-CN"/>
              </w:rPr>
              <w:t xml:space="preserve"> 3:47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587666" w14:paraId="0959687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9264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D635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地图：轴标签（</w:t>
            </w:r>
            <w:r>
              <w:rPr>
                <w:sz w:val="19"/>
                <w:lang w:eastAsia="zh-CN"/>
              </w:rPr>
              <w:t>28</w:t>
            </w:r>
            <w:r>
              <w:rPr>
                <w:sz w:val="19"/>
                <w:lang w:eastAsia="zh-CN"/>
              </w:rPr>
              <w:t>号黑字）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西窗将来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巴山此刻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“↑</w:t>
            </w:r>
            <w:r>
              <w:rPr>
                <w:sz w:val="19"/>
                <w:lang w:eastAsia="zh-CN"/>
              </w:rPr>
              <w:t>温暖期待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孤寂沉郁</w:t>
            </w:r>
            <w:r>
              <w:rPr>
                <w:sz w:val="19"/>
                <w:lang w:eastAsia="zh-CN"/>
              </w:rPr>
              <w:t>↓”</w:t>
            </w:r>
            <w:r>
              <w:rPr>
                <w:sz w:val="19"/>
                <w:lang w:eastAsia="zh-CN"/>
              </w:rPr>
              <w:t>；点标签（</w:t>
            </w:r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号）</w:t>
            </w:r>
            <w:r>
              <w:rPr>
                <w:sz w:val="19"/>
                <w:lang w:eastAsia="zh-CN"/>
              </w:rPr>
              <w:t>“①(+3,-2)”</w:t>
            </w:r>
            <w:r>
              <w:rPr>
                <w:sz w:val="19"/>
                <w:lang w:eastAsia="zh-CN"/>
              </w:rPr>
              <w:t>等</w:t>
            </w:r>
            <w:r>
              <w:rPr>
                <w:sz w:val="19"/>
                <w:lang w:eastAsia="zh-CN"/>
              </w:rPr>
              <w:br/>
              <w:t>• AI</w:t>
            </w:r>
            <w:r>
              <w:rPr>
                <w:sz w:val="19"/>
                <w:lang w:eastAsia="zh-CN"/>
              </w:rPr>
              <w:t>卡：</w:t>
            </w:r>
            <w:r>
              <w:rPr>
                <w:sz w:val="19"/>
                <w:lang w:eastAsia="zh-CN"/>
              </w:rPr>
              <w:br/>
              <w:t xml:space="preserve">  ① </w:t>
            </w:r>
            <w:r>
              <w:rPr>
                <w:sz w:val="19"/>
                <w:lang w:eastAsia="zh-CN"/>
              </w:rPr>
              <w:t>君问归期未有期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现实现在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情感值</w:t>
            </w:r>
            <w:r>
              <w:rPr>
                <w:sz w:val="19"/>
                <w:lang w:eastAsia="zh-CN"/>
              </w:rPr>
              <w:t xml:space="preserve"> -2 · (+3,-2) · “</w:t>
            </w:r>
            <w:r>
              <w:rPr>
                <w:sz w:val="19"/>
                <w:lang w:eastAsia="zh-CN"/>
              </w:rPr>
              <w:t>归期未定，无奈下沉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  ② </w:t>
            </w:r>
            <w:r>
              <w:rPr>
                <w:sz w:val="19"/>
                <w:lang w:eastAsia="zh-CN"/>
              </w:rPr>
              <w:t>巴山夜雨涨秋池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现实现在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情感值</w:t>
            </w:r>
            <w:r>
              <w:rPr>
                <w:sz w:val="19"/>
                <w:lang w:eastAsia="zh-CN"/>
              </w:rPr>
              <w:t xml:space="preserve"> -4 · (+4,-4) · “</w:t>
            </w:r>
            <w:r>
              <w:rPr>
                <w:sz w:val="19"/>
                <w:lang w:eastAsia="zh-CN"/>
              </w:rPr>
              <w:t>夜雨涨池，孤寂加重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  ③ </w:t>
            </w:r>
            <w:r>
              <w:rPr>
                <w:sz w:val="19"/>
                <w:lang w:eastAsia="zh-CN"/>
              </w:rPr>
              <w:t>何当共剪西窗烛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想象将来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情感值</w:t>
            </w:r>
            <w:r>
              <w:rPr>
                <w:sz w:val="19"/>
                <w:lang w:eastAsia="zh-CN"/>
              </w:rPr>
              <w:t xml:space="preserve"> +3 · (-3,+3) · “</w:t>
            </w:r>
            <w:r>
              <w:rPr>
                <w:sz w:val="19"/>
                <w:lang w:eastAsia="zh-CN"/>
              </w:rPr>
              <w:t>西窗共话，期待跃升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587666" w14:paraId="19FB13D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8442A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BD0EE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每点落位一声轻柔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叮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（渐弱）；旁白</w:t>
            </w:r>
          </w:p>
        </w:tc>
      </w:tr>
      <w:tr w:rsidR="00587666" w14:paraId="439DE7E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5606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DAFD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能力</w:t>
            </w:r>
            <w:r>
              <w:rPr>
                <w:sz w:val="19"/>
                <w:lang w:eastAsia="zh-CN"/>
              </w:rPr>
              <w:t>——“</w:t>
            </w:r>
            <w:r>
              <w:rPr>
                <w:sz w:val="19"/>
                <w:lang w:eastAsia="zh-CN"/>
              </w:rPr>
              <w:t>落叶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光点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完成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诗意进入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数字落位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；蓝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巴山现实、橙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西窗将来，颜色建立语义；三张卡干脆利落，为第四句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落不下去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蓄势</w:t>
            </w:r>
          </w:p>
        </w:tc>
      </w:tr>
    </w:tbl>
    <w:p w14:paraId="1BD5D05A" w14:textId="77777777" w:rsidR="00587666" w:rsidRDefault="00587666">
      <w:pPr>
        <w:spacing w:after="160"/>
        <w:rPr>
          <w:lang w:eastAsia="zh-CN"/>
        </w:rPr>
      </w:pPr>
    </w:p>
    <w:p w14:paraId="74A6BAD9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lastRenderedPageBreak/>
        <w:t>分镜</w:t>
      </w:r>
      <w:r>
        <w:rPr>
          <w:b/>
          <w:color w:val="8C6D46"/>
          <w:sz w:val="28"/>
          <w:lang w:eastAsia="zh-CN"/>
        </w:rPr>
        <w:t xml:space="preserve"> 4 · AI</w:t>
      </w:r>
      <w:r>
        <w:rPr>
          <w:b/>
          <w:color w:val="8C6D46"/>
          <w:sz w:val="28"/>
          <w:lang w:eastAsia="zh-CN"/>
        </w:rPr>
        <w:t>给第四句单点判断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3:49—3:57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8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6DADFDEE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12D7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E8D4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3:49—3:57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8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素材逻辑：背景框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、内容框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leaf.png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>AI</w:t>
            </w:r>
            <w:proofErr w:type="gramStart"/>
            <w:r>
              <w:rPr>
                <w:sz w:val="19"/>
                <w:lang w:eastAsia="zh-CN"/>
              </w:rPr>
              <w:t>卡内容</w:t>
            </w:r>
            <w:proofErr w:type="gramEnd"/>
            <w:r>
              <w:rPr>
                <w:sz w:val="19"/>
                <w:lang w:eastAsia="zh-CN"/>
              </w:rPr>
              <w:t>为代码渲染</w:t>
            </w:r>
          </w:p>
        </w:tc>
      </w:tr>
      <w:tr w:rsidR="00587666" w14:paraId="56FDF8D1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39550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3EFAA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第四句，</w:t>
            </w:r>
            <w:r>
              <w:rPr>
                <w:i/>
                <w:color w:val="8C6D46"/>
                <w:sz w:val="19"/>
                <w:lang w:eastAsia="zh-CN"/>
              </w:rPr>
              <w:t>AI</w:t>
            </w:r>
            <w:r>
              <w:rPr>
                <w:i/>
                <w:color w:val="8C6D46"/>
                <w:sz w:val="19"/>
                <w:lang w:eastAsia="zh-CN"/>
              </w:rPr>
              <w:t>给出了一个清楚的答案。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344318B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3C45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814CE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四张结果</w:t>
            </w:r>
            <w:proofErr w:type="gramStart"/>
            <w:r>
              <w:rPr>
                <w:sz w:val="19"/>
                <w:lang w:eastAsia="zh-CN"/>
              </w:rPr>
              <w:t>卡保持</w:t>
            </w:r>
            <w:proofErr w:type="gramEnd"/>
            <w:r>
              <w:rPr>
                <w:sz w:val="19"/>
                <w:lang w:eastAsia="zh-CN"/>
              </w:rPr>
              <w:t>同框（前三句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淡出）。</w:t>
            </w:r>
            <w:proofErr w:type="gramStart"/>
            <w:r>
              <w:rPr>
                <w:sz w:val="19"/>
                <w:lang w:eastAsia="zh-CN"/>
              </w:rPr>
              <w:t>第四句卡自右</w:t>
            </w:r>
            <w:proofErr w:type="gramEnd"/>
            <w:r>
              <w:rPr>
                <w:sz w:val="19"/>
                <w:lang w:eastAsia="zh-CN"/>
              </w:rPr>
              <w:t>滑入，落位后其上方浮现标注条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判断为最难的一句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（浅金</w:t>
            </w:r>
            <w:proofErr w:type="gramStart"/>
            <w:r>
              <w:rPr>
                <w:sz w:val="19"/>
                <w:lang w:eastAsia="zh-CN"/>
              </w:rPr>
              <w:t>底深琥珀</w:t>
            </w:r>
            <w:proofErr w:type="gramEnd"/>
            <w:r>
              <w:rPr>
                <w:sz w:val="19"/>
                <w:lang w:eastAsia="zh-CN"/>
              </w:rPr>
              <w:t>框，左对齐）。第四句卡边框升级为金色高亮、字号比前三句大</w:t>
            </w:r>
            <w:r>
              <w:rPr>
                <w:sz w:val="19"/>
                <w:lang w:eastAsia="zh-CN"/>
              </w:rPr>
              <w:t>10%</w:t>
            </w:r>
            <w:r>
              <w:rPr>
                <w:sz w:val="19"/>
                <w:lang w:eastAsia="zh-CN"/>
              </w:rPr>
              <w:t>。</w:t>
            </w:r>
            <w:r>
              <w:rPr>
                <w:sz w:val="19"/>
                <w:lang w:eastAsia="zh-CN"/>
              </w:rPr>
              <w:t>3:53</w:t>
            </w:r>
            <w:r>
              <w:rPr>
                <w:sz w:val="19"/>
                <w:lang w:eastAsia="zh-CN"/>
              </w:rPr>
              <w:t>时坐标地图</w:t>
            </w:r>
            <w:r>
              <w:rPr>
                <w:sz w:val="19"/>
                <w:lang w:eastAsia="zh-CN"/>
              </w:rPr>
              <w:t>(-3,+2)</w:t>
            </w:r>
            <w:r>
              <w:rPr>
                <w:sz w:val="19"/>
                <w:lang w:eastAsia="zh-CN"/>
              </w:rPr>
              <w:t>处飘落第四片树叶，落成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场景坐标单点（暖橙光点）。</w:t>
            </w:r>
          </w:p>
        </w:tc>
      </w:tr>
      <w:tr w:rsidR="00587666" w14:paraId="60F77ED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5A2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A5CD0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标注（</w:t>
            </w:r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号楷体加粗）：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判断为最难的一句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第四句卡（高亮边框，诗句</w:t>
            </w:r>
            <w:r>
              <w:rPr>
                <w:sz w:val="19"/>
                <w:lang w:eastAsia="zh-CN"/>
              </w:rPr>
              <w:t>26</w:t>
            </w:r>
            <w:r>
              <w:rPr>
                <w:sz w:val="19"/>
                <w:lang w:eastAsia="zh-CN"/>
              </w:rPr>
              <w:t>号、情感值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坐标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号、理由</w:t>
            </w:r>
            <w:r>
              <w:rPr>
                <w:sz w:val="19"/>
                <w:lang w:eastAsia="zh-CN"/>
              </w:rPr>
              <w:t>19</w:t>
            </w:r>
            <w:r>
              <w:rPr>
                <w:sz w:val="19"/>
                <w:lang w:eastAsia="zh-CN"/>
              </w:rPr>
              <w:t>号）：</w:t>
            </w:r>
            <w:r>
              <w:rPr>
                <w:sz w:val="19"/>
                <w:lang w:eastAsia="zh-CN"/>
              </w:rPr>
              <w:t xml:space="preserve">④ </w:t>
            </w:r>
            <w:r>
              <w:rPr>
                <w:sz w:val="19"/>
                <w:lang w:eastAsia="zh-CN"/>
              </w:rPr>
              <w:t>却话巴山夜雨时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想象将来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情感值</w:t>
            </w:r>
            <w:r>
              <w:rPr>
                <w:sz w:val="19"/>
                <w:lang w:eastAsia="zh-CN"/>
              </w:rPr>
              <w:t xml:space="preserve"> +2 · (-3,+2) · “</w:t>
            </w:r>
            <w:r>
              <w:rPr>
                <w:sz w:val="19"/>
                <w:lang w:eastAsia="zh-CN"/>
              </w:rPr>
              <w:t>场景将来，话题此刻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前三句</w:t>
            </w:r>
            <w:proofErr w:type="gramStart"/>
            <w:r>
              <w:rPr>
                <w:sz w:val="19"/>
                <w:lang w:eastAsia="zh-CN"/>
              </w:rPr>
              <w:t>卡保持</w:t>
            </w:r>
            <w:proofErr w:type="gramEnd"/>
            <w:r>
              <w:rPr>
                <w:sz w:val="19"/>
                <w:lang w:eastAsia="zh-CN"/>
              </w:rPr>
              <w:t>原样式；地图点标签（</w:t>
            </w:r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号，点左侧）：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场景坐标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587666" w14:paraId="25DBFEE9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8D6F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AAC2C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落点音效；旁白语气由陈述渐入轻微悬念</w:t>
            </w:r>
          </w:p>
        </w:tc>
      </w:tr>
      <w:tr w:rsidR="00587666" w14:paraId="3E2626F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EBD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A5D9D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埋设矛盾</w:t>
            </w:r>
            <w:r>
              <w:rPr>
                <w:sz w:val="19"/>
                <w:lang w:eastAsia="zh-CN"/>
              </w:rPr>
              <w:t>——</w:t>
            </w:r>
            <w:proofErr w:type="gramStart"/>
            <w:r>
              <w:rPr>
                <w:sz w:val="19"/>
                <w:lang w:eastAsia="zh-CN"/>
              </w:rPr>
              <w:t>呼应分</w:t>
            </w:r>
            <w:proofErr w:type="gramEnd"/>
            <w:r>
              <w:rPr>
                <w:sz w:val="19"/>
                <w:lang w:eastAsia="zh-CN"/>
              </w:rPr>
              <w:t>镜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的</w:t>
            </w:r>
            <w:r>
              <w:rPr>
                <w:sz w:val="19"/>
                <w:lang w:eastAsia="zh-CN"/>
              </w:rPr>
              <w:t>Prompt</w:t>
            </w: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>③</w:t>
            </w:r>
            <w:r>
              <w:rPr>
                <w:sz w:val="19"/>
                <w:lang w:eastAsia="zh-CN"/>
              </w:rPr>
              <w:t>项。四句同框比较：前三句干脆落成一个点，第四句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落不下去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，反差在同一画面框架内发生；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给出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清楚但不充分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的答案</w:t>
            </w:r>
          </w:p>
        </w:tc>
      </w:tr>
    </w:tbl>
    <w:p w14:paraId="58B12D17" w14:textId="77777777" w:rsidR="00587666" w:rsidRDefault="00587666">
      <w:pPr>
        <w:spacing w:after="160"/>
        <w:rPr>
          <w:lang w:eastAsia="zh-CN"/>
        </w:rPr>
      </w:pPr>
    </w:p>
    <w:p w14:paraId="226048B1" w14:textId="26005AAC" w:rsidR="009A1587" w:rsidRDefault="009A1587">
      <w:pPr>
        <w:spacing w:after="160"/>
        <w:rPr>
          <w:ins w:id="34" w:author="jie sun" w:date="2026-08-20T09:55:00Z" w16du:dateUtc="2026-08-20T00:55:00Z"/>
          <w:lang w:eastAsia="zh-CN"/>
        </w:rPr>
      </w:pPr>
      <w:ins w:id="35" w:author="jie sun" w:date="2026-08-20T09:55:00Z" w16du:dateUtc="2026-08-20T00:55:00Z">
        <w:r>
          <w:rPr>
            <w:rFonts w:hint="eastAsia"/>
            <w:lang w:eastAsia="zh-CN"/>
          </w:rPr>
          <w:t>老师</w:t>
        </w:r>
      </w:ins>
      <w:ins w:id="36" w:author="jie sun" w:date="2026-08-20T09:54:00Z" w16du:dateUtc="2026-08-20T00:54:00Z">
        <w:r>
          <w:rPr>
            <w:rFonts w:hint="eastAsia"/>
            <w:lang w:eastAsia="zh-CN"/>
          </w:rPr>
          <w:t>建议：</w:t>
        </w:r>
      </w:ins>
      <w:ins w:id="37" w:author="jie sun" w:date="2026-08-20T10:01:00Z" w16du:dateUtc="2026-08-20T01:01:00Z">
        <w:r w:rsidR="00F61F52">
          <w:rPr>
            <w:rFonts w:hint="eastAsia"/>
            <w:lang w:eastAsia="zh-CN"/>
          </w:rPr>
          <w:t>（请联系上下</w:t>
        </w:r>
      </w:ins>
      <w:ins w:id="38" w:author="jie sun" w:date="2026-08-20T10:06:00Z" w16du:dateUtc="2026-08-20T01:06:00Z">
        <w:r w:rsidR="00ED1766">
          <w:rPr>
            <w:rFonts w:hint="eastAsia"/>
            <w:lang w:eastAsia="zh-CN"/>
          </w:rPr>
          <w:t>分镜</w:t>
        </w:r>
      </w:ins>
      <w:ins w:id="39" w:author="jie sun" w:date="2026-08-20T10:01:00Z" w16du:dateUtc="2026-08-20T01:01:00Z">
        <w:r w:rsidR="00F61F52">
          <w:rPr>
            <w:rFonts w:hint="eastAsia"/>
            <w:lang w:eastAsia="zh-CN"/>
          </w:rPr>
          <w:t>考虑）</w:t>
        </w:r>
      </w:ins>
    </w:p>
    <w:p w14:paraId="189F9113" w14:textId="77777777" w:rsidR="009A1587" w:rsidRPr="009A1587" w:rsidRDefault="009A1587" w:rsidP="009A1587">
      <w:pPr>
        <w:spacing w:after="160"/>
        <w:rPr>
          <w:ins w:id="40" w:author="jie sun" w:date="2026-08-20T09:55:00Z"/>
          <w:lang w:eastAsia="zh-CN"/>
        </w:rPr>
      </w:pPr>
      <w:ins w:id="41" w:author="jie sun" w:date="2026-08-20T09:55:00Z">
        <w:r w:rsidRPr="009A1587">
          <w:rPr>
            <w:lang w:eastAsia="zh-CN"/>
          </w:rPr>
          <w:t>3:49—3:57</w:t>
        </w:r>
        <w:r w:rsidRPr="009A1587">
          <w:rPr>
            <w:lang w:eastAsia="zh-CN"/>
          </w:rPr>
          <w:t>，</w:t>
        </w:r>
        <w:r w:rsidRPr="009A1587">
          <w:rPr>
            <w:lang w:eastAsia="zh-CN"/>
          </w:rPr>
          <w:t>AI</w:t>
        </w:r>
        <w:r w:rsidRPr="009A1587">
          <w:rPr>
            <w:lang w:eastAsia="zh-CN"/>
          </w:rPr>
          <w:t>第四句卡写的是：</w:t>
        </w:r>
      </w:ins>
    </w:p>
    <w:p w14:paraId="3C8D497E" w14:textId="77777777" w:rsidR="009A1587" w:rsidRPr="009A1587" w:rsidRDefault="009A1587" w:rsidP="009A1587">
      <w:pPr>
        <w:spacing w:after="160"/>
        <w:rPr>
          <w:ins w:id="42" w:author="jie sun" w:date="2026-08-20T09:55:00Z"/>
          <w:lang w:eastAsia="zh-CN"/>
        </w:rPr>
      </w:pPr>
      <w:ins w:id="43" w:author="jie sun" w:date="2026-08-20T09:55:00Z">
        <w:r w:rsidRPr="009A1587">
          <w:rPr>
            <w:lang w:eastAsia="zh-CN"/>
          </w:rPr>
          <w:t>“</w:t>
        </w:r>
        <w:r w:rsidRPr="009A1587">
          <w:rPr>
            <w:lang w:eastAsia="zh-CN"/>
          </w:rPr>
          <w:t>想象将来</w:t>
        </w:r>
        <w:r w:rsidRPr="009A1587">
          <w:rPr>
            <w:lang w:eastAsia="zh-CN"/>
          </w:rPr>
          <w:t xml:space="preserve"> · </w:t>
        </w:r>
        <w:r w:rsidRPr="009A1587">
          <w:rPr>
            <w:lang w:eastAsia="zh-CN"/>
          </w:rPr>
          <w:t>情感值</w:t>
        </w:r>
        <w:r w:rsidRPr="009A1587">
          <w:rPr>
            <w:lang w:eastAsia="zh-CN"/>
          </w:rPr>
          <w:t xml:space="preserve">+2 · (-3,+2) · </w:t>
        </w:r>
        <w:r w:rsidRPr="009A1587">
          <w:rPr>
            <w:b/>
            <w:bCs/>
            <w:lang w:eastAsia="zh-CN"/>
          </w:rPr>
          <w:t>场景将来，话题此刻</w:t>
        </w:r>
        <w:r w:rsidRPr="009A1587">
          <w:rPr>
            <w:lang w:eastAsia="zh-CN"/>
          </w:rPr>
          <w:t>”</w:t>
        </w:r>
      </w:ins>
    </w:p>
    <w:p w14:paraId="13492B1C" w14:textId="77777777" w:rsidR="009A1587" w:rsidRPr="009A1587" w:rsidRDefault="009A1587" w:rsidP="009A1587">
      <w:pPr>
        <w:spacing w:after="160"/>
        <w:rPr>
          <w:ins w:id="44" w:author="jie sun" w:date="2026-08-20T09:55:00Z"/>
          <w:lang w:eastAsia="zh-CN"/>
        </w:rPr>
      </w:pPr>
      <w:ins w:id="45" w:author="jie sun" w:date="2026-08-20T09:55:00Z">
        <w:r w:rsidRPr="009A1587">
          <w:rPr>
            <w:lang w:eastAsia="zh-CN"/>
          </w:rPr>
          <w:t>紧接着</w:t>
        </w:r>
        <w:r w:rsidRPr="009A1587">
          <w:rPr>
            <w:lang w:eastAsia="zh-CN"/>
          </w:rPr>
          <w:t>3:57</w:t>
        </w:r>
        <w:r w:rsidRPr="009A1587">
          <w:rPr>
            <w:lang w:eastAsia="zh-CN"/>
          </w:rPr>
          <w:t>老师又问：</w:t>
        </w:r>
      </w:ins>
    </w:p>
    <w:p w14:paraId="79079DD2" w14:textId="77777777" w:rsidR="009A1587" w:rsidRPr="009A1587" w:rsidRDefault="009A1587" w:rsidP="009A1587">
      <w:pPr>
        <w:spacing w:after="160"/>
        <w:rPr>
          <w:ins w:id="46" w:author="jie sun" w:date="2026-08-20T09:55:00Z"/>
          <w:lang w:eastAsia="zh-CN"/>
        </w:rPr>
      </w:pPr>
      <w:ins w:id="47" w:author="jie sun" w:date="2026-08-20T09:55:00Z">
        <w:r w:rsidRPr="009A1587">
          <w:rPr>
            <w:lang w:eastAsia="zh-CN"/>
          </w:rPr>
          <w:t>“</w:t>
        </w:r>
        <w:r w:rsidRPr="009A1587">
          <w:rPr>
            <w:lang w:eastAsia="zh-CN"/>
          </w:rPr>
          <w:t>可是</w:t>
        </w:r>
        <w:r w:rsidRPr="009A1587">
          <w:rPr>
            <w:lang w:eastAsia="zh-CN"/>
          </w:rPr>
          <w:t>——‘</w:t>
        </w:r>
        <w:r w:rsidRPr="009A1587">
          <w:rPr>
            <w:lang w:eastAsia="zh-CN"/>
          </w:rPr>
          <w:t>巴山夜雨</w:t>
        </w:r>
        <w:r w:rsidRPr="009A1587">
          <w:rPr>
            <w:lang w:eastAsia="zh-CN"/>
          </w:rPr>
          <w:t>’</w:t>
        </w:r>
        <w:r w:rsidRPr="009A1587">
          <w:rPr>
            <w:lang w:eastAsia="zh-CN"/>
          </w:rPr>
          <w:t>到哪里去了？</w:t>
        </w:r>
        <w:r w:rsidRPr="009A1587">
          <w:rPr>
            <w:lang w:eastAsia="zh-CN"/>
          </w:rPr>
          <w:t xml:space="preserve">” </w:t>
        </w:r>
      </w:ins>
    </w:p>
    <w:p w14:paraId="343E7A86" w14:textId="77777777" w:rsidR="009A1587" w:rsidRPr="009A1587" w:rsidRDefault="009A1587" w:rsidP="009A1587">
      <w:pPr>
        <w:spacing w:after="160"/>
        <w:rPr>
          <w:ins w:id="48" w:author="jie sun" w:date="2026-08-20T09:55:00Z"/>
          <w:lang w:eastAsia="zh-CN"/>
        </w:rPr>
      </w:pPr>
      <w:ins w:id="49" w:author="jie sun" w:date="2026-08-20T09:55:00Z">
        <w:r w:rsidRPr="009A1587">
          <w:rPr>
            <w:lang w:eastAsia="zh-CN"/>
          </w:rPr>
          <w:t>这就产生了明显矛盾。</w:t>
        </w:r>
      </w:ins>
    </w:p>
    <w:p w14:paraId="5BEF3C9F" w14:textId="77777777" w:rsidR="009A1587" w:rsidRPr="009A1587" w:rsidRDefault="009A1587" w:rsidP="009A1587">
      <w:pPr>
        <w:spacing w:after="160"/>
        <w:rPr>
          <w:ins w:id="50" w:author="jie sun" w:date="2026-08-20T09:55:00Z"/>
          <w:lang w:eastAsia="zh-CN"/>
        </w:rPr>
      </w:pPr>
      <w:ins w:id="51" w:author="jie sun" w:date="2026-08-20T09:55:00Z">
        <w:r w:rsidRPr="009A1587">
          <w:rPr>
            <w:lang w:eastAsia="zh-CN"/>
          </w:rPr>
          <w:t>因为</w:t>
        </w:r>
        <w:r w:rsidRPr="009A1587">
          <w:rPr>
            <w:lang w:eastAsia="zh-CN"/>
          </w:rPr>
          <w:t>AI</w:t>
        </w:r>
        <w:r w:rsidRPr="009A1587">
          <w:rPr>
            <w:lang w:eastAsia="zh-CN"/>
          </w:rPr>
          <w:t>已经说了：</w:t>
        </w:r>
      </w:ins>
    </w:p>
    <w:p w14:paraId="03F586B8" w14:textId="77777777" w:rsidR="009A1587" w:rsidRPr="009A1587" w:rsidRDefault="009A1587" w:rsidP="009A1587">
      <w:pPr>
        <w:spacing w:after="160"/>
        <w:rPr>
          <w:ins w:id="52" w:author="jie sun" w:date="2026-08-20T09:55:00Z"/>
          <w:lang w:eastAsia="zh-CN"/>
        </w:rPr>
      </w:pPr>
      <w:ins w:id="53" w:author="jie sun" w:date="2026-08-20T09:55:00Z">
        <w:r w:rsidRPr="009A1587">
          <w:rPr>
            <w:b/>
            <w:bCs/>
            <w:lang w:eastAsia="zh-CN"/>
          </w:rPr>
          <w:t>“</w:t>
        </w:r>
        <w:r w:rsidRPr="009A1587">
          <w:rPr>
            <w:b/>
            <w:bCs/>
            <w:lang w:eastAsia="zh-CN"/>
          </w:rPr>
          <w:t>话题此刻</w:t>
        </w:r>
        <w:r w:rsidRPr="009A1587">
          <w:rPr>
            <w:b/>
            <w:bCs/>
            <w:lang w:eastAsia="zh-CN"/>
          </w:rPr>
          <w:t>”</w:t>
        </w:r>
        <w:r w:rsidRPr="009A1587">
          <w:rPr>
            <w:b/>
            <w:bCs/>
            <w:lang w:eastAsia="zh-CN"/>
          </w:rPr>
          <w:t>。</w:t>
        </w:r>
      </w:ins>
    </w:p>
    <w:p w14:paraId="7D3DE3FB" w14:textId="77777777" w:rsidR="009A1587" w:rsidRPr="009A1587" w:rsidRDefault="009A1587" w:rsidP="009A1587">
      <w:pPr>
        <w:spacing w:after="160"/>
        <w:rPr>
          <w:ins w:id="54" w:author="jie sun" w:date="2026-08-20T09:55:00Z"/>
          <w:lang w:eastAsia="zh-CN"/>
        </w:rPr>
      </w:pPr>
      <w:ins w:id="55" w:author="jie sun" w:date="2026-08-20T09:55:00Z">
        <w:r w:rsidRPr="009A1587">
          <w:rPr>
            <w:lang w:eastAsia="zh-CN"/>
          </w:rPr>
          <w:t>说明</w:t>
        </w:r>
        <w:r w:rsidRPr="009A1587">
          <w:rPr>
            <w:lang w:eastAsia="zh-CN"/>
          </w:rPr>
          <w:t>AI</w:t>
        </w:r>
        <w:r w:rsidRPr="009A1587">
          <w:rPr>
            <w:lang w:eastAsia="zh-CN"/>
          </w:rPr>
          <w:t>早就发现</w:t>
        </w:r>
        <w:r w:rsidRPr="009A1587">
          <w:rPr>
            <w:lang w:eastAsia="zh-CN"/>
          </w:rPr>
          <w:t>“</w:t>
        </w:r>
        <w:r w:rsidRPr="009A1587">
          <w:rPr>
            <w:lang w:eastAsia="zh-CN"/>
          </w:rPr>
          <w:t>巴山此刻</w:t>
        </w:r>
        <w:r w:rsidRPr="009A1587">
          <w:rPr>
            <w:lang w:eastAsia="zh-CN"/>
          </w:rPr>
          <w:t>”</w:t>
        </w:r>
        <w:r w:rsidRPr="009A1587">
          <w:rPr>
            <w:lang w:eastAsia="zh-CN"/>
          </w:rPr>
          <w:t>了。老师再问</w:t>
        </w:r>
        <w:r w:rsidRPr="009A1587">
          <w:rPr>
            <w:lang w:eastAsia="zh-CN"/>
          </w:rPr>
          <w:t>“</w:t>
        </w:r>
        <w:r w:rsidRPr="009A1587">
          <w:rPr>
            <w:lang w:eastAsia="zh-CN"/>
          </w:rPr>
          <w:t>巴山夜雨去哪了</w:t>
        </w:r>
        <w:r w:rsidRPr="009A1587">
          <w:rPr>
            <w:lang w:eastAsia="zh-CN"/>
          </w:rPr>
          <w:t>”</w:t>
        </w:r>
        <w:r w:rsidRPr="009A1587">
          <w:rPr>
            <w:lang w:eastAsia="zh-CN"/>
          </w:rPr>
          <w:t>，悬念就没有了。</w:t>
        </w:r>
      </w:ins>
    </w:p>
    <w:p w14:paraId="4A601BA7" w14:textId="2374572E" w:rsidR="009A1587" w:rsidRPr="009A1587" w:rsidRDefault="009A1587" w:rsidP="009A1587">
      <w:pPr>
        <w:spacing w:after="160"/>
        <w:rPr>
          <w:ins w:id="56" w:author="jie sun" w:date="2026-08-20T09:55:00Z"/>
          <w:lang w:eastAsia="zh-CN"/>
        </w:rPr>
      </w:pPr>
      <w:ins w:id="57" w:author="jie sun" w:date="2026-08-20T09:55:00Z">
        <w:r w:rsidRPr="009A1587">
          <w:rPr>
            <w:lang w:eastAsia="zh-CN"/>
          </w:rPr>
          <w:lastRenderedPageBreak/>
          <w:t>这可能是目前</w:t>
        </w:r>
      </w:ins>
      <w:ins w:id="58" w:author="jie sun" w:date="2026-08-20T09:56:00Z" w16du:dateUtc="2026-08-20T00:56:00Z">
        <w:r>
          <w:rPr>
            <w:rFonts w:hint="eastAsia"/>
            <w:lang w:eastAsia="zh-CN"/>
          </w:rPr>
          <w:t>分</w:t>
        </w:r>
        <w:proofErr w:type="gramStart"/>
        <w:r>
          <w:rPr>
            <w:rFonts w:hint="eastAsia"/>
            <w:lang w:eastAsia="zh-CN"/>
          </w:rPr>
          <w:t>镜稿涉及</w:t>
        </w:r>
      </w:ins>
      <w:proofErr w:type="gramEnd"/>
      <w:ins w:id="59" w:author="jie sun" w:date="2026-08-20T09:55:00Z">
        <w:r w:rsidRPr="009A1587">
          <w:rPr>
            <w:lang w:eastAsia="zh-CN"/>
          </w:rPr>
          <w:t>最需要修改的一处。</w:t>
        </w:r>
      </w:ins>
    </w:p>
    <w:p w14:paraId="6411BF17" w14:textId="77777777" w:rsidR="009A1587" w:rsidRPr="009A1587" w:rsidRDefault="009A1587" w:rsidP="009A1587">
      <w:pPr>
        <w:spacing w:after="160"/>
        <w:rPr>
          <w:ins w:id="60" w:author="jie sun" w:date="2026-08-20T09:55:00Z"/>
          <w:lang w:eastAsia="zh-CN"/>
        </w:rPr>
      </w:pPr>
      <w:ins w:id="61" w:author="jie sun" w:date="2026-08-20T09:55:00Z">
        <w:r w:rsidRPr="009A1587">
          <w:rPr>
            <w:lang w:eastAsia="zh-CN"/>
          </w:rPr>
          <w:t>第四句</w:t>
        </w:r>
        <w:r w:rsidRPr="009A1587">
          <w:rPr>
            <w:lang w:eastAsia="zh-CN"/>
          </w:rPr>
          <w:t>AI</w:t>
        </w:r>
        <w:r w:rsidRPr="009A1587">
          <w:rPr>
            <w:lang w:eastAsia="zh-CN"/>
          </w:rPr>
          <w:t>初判阶段应该故意保持</w:t>
        </w:r>
        <w:r w:rsidRPr="009A1587">
          <w:rPr>
            <w:b/>
            <w:bCs/>
            <w:lang w:eastAsia="zh-CN"/>
          </w:rPr>
          <w:t>清楚但扁平</w:t>
        </w:r>
        <w:r w:rsidRPr="009A1587">
          <w:rPr>
            <w:lang w:eastAsia="zh-CN"/>
          </w:rPr>
          <w:t>，例如：</w:t>
        </w:r>
      </w:ins>
    </w:p>
    <w:p w14:paraId="17DCC500" w14:textId="77777777" w:rsidR="009A1587" w:rsidRPr="009A1587" w:rsidRDefault="009A1587" w:rsidP="009A1587">
      <w:pPr>
        <w:spacing w:after="160"/>
        <w:rPr>
          <w:ins w:id="62" w:author="jie sun" w:date="2026-08-20T09:55:00Z"/>
          <w:lang w:eastAsia="zh-CN"/>
        </w:rPr>
      </w:pPr>
      <w:ins w:id="63" w:author="jie sun" w:date="2026-08-20T09:55:00Z">
        <w:r w:rsidRPr="009A1587">
          <w:rPr>
            <w:lang w:eastAsia="zh-CN"/>
          </w:rPr>
          <w:t xml:space="preserve">④ </w:t>
        </w:r>
        <w:r w:rsidRPr="009A1587">
          <w:rPr>
            <w:lang w:eastAsia="zh-CN"/>
          </w:rPr>
          <w:t>却话巴山夜雨时</w:t>
        </w:r>
        <w:r w:rsidRPr="009A1587">
          <w:rPr>
            <w:lang w:eastAsia="zh-CN"/>
          </w:rPr>
          <w:br/>
        </w:r>
        <w:r w:rsidRPr="009A1587">
          <w:rPr>
            <w:lang w:eastAsia="zh-CN"/>
          </w:rPr>
          <w:t>想象将来</w:t>
        </w:r>
        <w:r w:rsidRPr="009A1587">
          <w:rPr>
            <w:lang w:eastAsia="zh-CN"/>
          </w:rPr>
          <w:br/>
        </w:r>
        <w:r w:rsidRPr="009A1587">
          <w:rPr>
            <w:lang w:eastAsia="zh-CN"/>
          </w:rPr>
          <w:t>情感值</w:t>
        </w:r>
        <w:r w:rsidRPr="009A1587">
          <w:rPr>
            <w:lang w:eastAsia="zh-CN"/>
          </w:rPr>
          <w:t xml:space="preserve"> +2</w:t>
        </w:r>
        <w:r w:rsidRPr="009A1587">
          <w:rPr>
            <w:lang w:eastAsia="zh-CN"/>
          </w:rPr>
          <w:br/>
        </w:r>
        <w:r w:rsidRPr="009A1587">
          <w:rPr>
            <w:lang w:eastAsia="zh-CN"/>
          </w:rPr>
          <w:t>理由：想象未来重逢，共话往事，情绪偏温暖</w:t>
        </w:r>
      </w:ins>
    </w:p>
    <w:p w14:paraId="0B7E5D35" w14:textId="77777777" w:rsidR="009A1587" w:rsidRPr="009A1587" w:rsidRDefault="009A1587" w:rsidP="009A1587">
      <w:pPr>
        <w:spacing w:after="160"/>
        <w:rPr>
          <w:ins w:id="64" w:author="jie sun" w:date="2026-08-20T09:55:00Z"/>
          <w:lang w:eastAsia="zh-CN"/>
        </w:rPr>
      </w:pPr>
      <w:ins w:id="65" w:author="jie sun" w:date="2026-08-20T09:55:00Z">
        <w:r w:rsidRPr="009A1587">
          <w:rPr>
            <w:lang w:eastAsia="zh-CN"/>
          </w:rPr>
          <w:t>AI</w:t>
        </w:r>
        <w:r w:rsidRPr="009A1587">
          <w:rPr>
            <w:lang w:eastAsia="zh-CN"/>
          </w:rPr>
          <w:t>把它安稳地放到</w:t>
        </w:r>
        <w:r w:rsidRPr="009A1587">
          <w:rPr>
            <w:lang w:eastAsia="zh-CN"/>
          </w:rPr>
          <w:t>“</w:t>
        </w:r>
        <w:r w:rsidRPr="009A1587">
          <w:rPr>
            <w:lang w:eastAsia="zh-CN"/>
          </w:rPr>
          <w:t>西窗</w:t>
        </w:r>
        <w:r w:rsidRPr="009A1587">
          <w:rPr>
            <w:lang w:eastAsia="zh-CN"/>
          </w:rPr>
          <w:t>·</w:t>
        </w:r>
        <w:r w:rsidRPr="009A1587">
          <w:rPr>
            <w:lang w:eastAsia="zh-CN"/>
          </w:rPr>
          <w:t>将来</w:t>
        </w:r>
        <w:r w:rsidRPr="009A1587">
          <w:rPr>
            <w:lang w:eastAsia="zh-CN"/>
          </w:rPr>
          <w:t>”</w:t>
        </w:r>
        <w:r w:rsidRPr="009A1587">
          <w:rPr>
            <w:lang w:eastAsia="zh-CN"/>
          </w:rPr>
          <w:t>一个点。</w:t>
        </w:r>
      </w:ins>
    </w:p>
    <w:p w14:paraId="09CA6351" w14:textId="77777777" w:rsidR="009A1587" w:rsidRPr="009A1587" w:rsidRDefault="009A1587" w:rsidP="009A1587">
      <w:pPr>
        <w:spacing w:after="160"/>
        <w:rPr>
          <w:ins w:id="66" w:author="jie sun" w:date="2026-08-20T09:55:00Z"/>
          <w:lang w:eastAsia="zh-CN"/>
        </w:rPr>
      </w:pPr>
      <w:ins w:id="67" w:author="jie sun" w:date="2026-08-20T09:55:00Z">
        <w:r w:rsidRPr="009A1587">
          <w:rPr>
            <w:lang w:eastAsia="zh-CN"/>
          </w:rPr>
          <w:t>然后老师才问：</w:t>
        </w:r>
      </w:ins>
    </w:p>
    <w:p w14:paraId="3450E295" w14:textId="77777777" w:rsidR="009A1587" w:rsidRPr="009A1587" w:rsidRDefault="009A1587" w:rsidP="009A1587">
      <w:pPr>
        <w:spacing w:after="160"/>
        <w:rPr>
          <w:ins w:id="68" w:author="jie sun" w:date="2026-08-20T09:55:00Z"/>
          <w:lang w:eastAsia="zh-CN"/>
        </w:rPr>
      </w:pPr>
      <w:ins w:id="69" w:author="jie sun" w:date="2026-08-20T09:55:00Z">
        <w:r w:rsidRPr="009A1587">
          <w:rPr>
            <w:lang w:eastAsia="zh-CN"/>
          </w:rPr>
          <w:t>“</w:t>
        </w:r>
        <w:r w:rsidRPr="009A1587">
          <w:rPr>
            <w:lang w:eastAsia="zh-CN"/>
          </w:rPr>
          <w:t>这个答案错了吗？似乎没有。可是</w:t>
        </w:r>
        <w:r w:rsidRPr="009A1587">
          <w:rPr>
            <w:lang w:eastAsia="zh-CN"/>
          </w:rPr>
          <w:t>——‘</w:t>
        </w:r>
        <w:r w:rsidRPr="009A1587">
          <w:rPr>
            <w:lang w:eastAsia="zh-CN"/>
          </w:rPr>
          <w:t>巴山夜雨</w:t>
        </w:r>
        <w:r w:rsidRPr="009A1587">
          <w:rPr>
            <w:lang w:eastAsia="zh-CN"/>
          </w:rPr>
          <w:t>’</w:t>
        </w:r>
        <w:r w:rsidRPr="009A1587">
          <w:rPr>
            <w:lang w:eastAsia="zh-CN"/>
          </w:rPr>
          <w:t>到哪里去了？</w:t>
        </w:r>
        <w:r w:rsidRPr="009A1587">
          <w:rPr>
            <w:lang w:eastAsia="zh-CN"/>
          </w:rPr>
          <w:t>”</w:t>
        </w:r>
      </w:ins>
    </w:p>
    <w:p w14:paraId="1E1144E6" w14:textId="77777777" w:rsidR="009A1587" w:rsidRPr="009A1587" w:rsidRDefault="009A1587" w:rsidP="009A1587">
      <w:pPr>
        <w:spacing w:after="160"/>
        <w:rPr>
          <w:ins w:id="70" w:author="jie sun" w:date="2026-08-20T09:55:00Z"/>
          <w:lang w:eastAsia="zh-CN"/>
        </w:rPr>
      </w:pPr>
      <w:ins w:id="71" w:author="jie sun" w:date="2026-08-20T09:55:00Z">
        <w:r w:rsidRPr="009A1587">
          <w:rPr>
            <w:lang w:eastAsia="zh-CN"/>
          </w:rPr>
          <w:t>随后学生重新看文本，才产生：</w:t>
        </w:r>
      </w:ins>
    </w:p>
    <w:p w14:paraId="178CEC12" w14:textId="77777777" w:rsidR="009A1587" w:rsidRPr="009A1587" w:rsidRDefault="009A1587" w:rsidP="009A1587">
      <w:pPr>
        <w:spacing w:after="160"/>
        <w:rPr>
          <w:ins w:id="72" w:author="jie sun" w:date="2026-08-20T09:55:00Z"/>
          <w:lang w:eastAsia="zh-CN"/>
        </w:rPr>
      </w:pPr>
      <w:ins w:id="73" w:author="jie sun" w:date="2026-08-20T09:55:00Z">
        <w:r w:rsidRPr="009A1587">
          <w:rPr>
            <w:lang w:eastAsia="zh-CN"/>
          </w:rPr>
          <w:t>场景：西窗</w:t>
        </w:r>
        <w:r w:rsidRPr="009A1587">
          <w:rPr>
            <w:lang w:eastAsia="zh-CN"/>
          </w:rPr>
          <w:t>·</w:t>
        </w:r>
        <w:r w:rsidRPr="009A1587">
          <w:rPr>
            <w:lang w:eastAsia="zh-CN"/>
          </w:rPr>
          <w:t>将来</w:t>
        </w:r>
        <w:r w:rsidRPr="009A1587">
          <w:rPr>
            <w:lang w:eastAsia="zh-CN"/>
          </w:rPr>
          <w:br/>
        </w:r>
        <w:r w:rsidRPr="009A1587">
          <w:rPr>
            <w:lang w:eastAsia="zh-CN"/>
          </w:rPr>
          <w:t>话题：巴山</w:t>
        </w:r>
        <w:r w:rsidRPr="009A1587">
          <w:rPr>
            <w:lang w:eastAsia="zh-CN"/>
          </w:rPr>
          <w:t>·</w:t>
        </w:r>
        <w:r w:rsidRPr="009A1587">
          <w:rPr>
            <w:lang w:eastAsia="zh-CN"/>
          </w:rPr>
          <w:t>此刻</w:t>
        </w:r>
      </w:ins>
    </w:p>
    <w:p w14:paraId="14493114" w14:textId="77777777" w:rsidR="009A1587" w:rsidRPr="009A1587" w:rsidRDefault="009A1587" w:rsidP="009A1587">
      <w:pPr>
        <w:spacing w:after="160"/>
        <w:rPr>
          <w:ins w:id="74" w:author="jie sun" w:date="2026-08-20T09:55:00Z"/>
          <w:lang w:eastAsia="zh-CN"/>
        </w:rPr>
      </w:pPr>
      <w:ins w:id="75" w:author="jie sun" w:date="2026-08-20T09:55:00Z">
        <w:r w:rsidRPr="009A1587">
          <w:rPr>
            <w:lang w:eastAsia="zh-CN"/>
          </w:rPr>
          <w:t>这样才真正形成：</w:t>
        </w:r>
      </w:ins>
    </w:p>
    <w:p w14:paraId="56EC8B21" w14:textId="77777777" w:rsidR="009A1587" w:rsidRPr="009A1587" w:rsidRDefault="009A1587" w:rsidP="009A1587">
      <w:pPr>
        <w:spacing w:after="160"/>
        <w:rPr>
          <w:ins w:id="76" w:author="jie sun" w:date="2026-08-20T09:55:00Z"/>
          <w:lang w:eastAsia="zh-CN"/>
        </w:rPr>
      </w:pPr>
      <w:ins w:id="77" w:author="jie sun" w:date="2026-08-20T09:55:00Z">
        <w:r w:rsidRPr="009A1587">
          <w:rPr>
            <w:b/>
            <w:bCs/>
            <w:lang w:eastAsia="zh-CN"/>
          </w:rPr>
          <w:t>AI</w:t>
        </w:r>
        <w:r w:rsidRPr="009A1587">
          <w:rPr>
            <w:b/>
            <w:bCs/>
            <w:lang w:eastAsia="zh-CN"/>
          </w:rPr>
          <w:t>清晰分类</w:t>
        </w:r>
        <w:r w:rsidRPr="009A1587">
          <w:rPr>
            <w:b/>
            <w:bCs/>
            <w:lang w:eastAsia="zh-CN"/>
          </w:rPr>
          <w:t xml:space="preserve"> → </w:t>
        </w:r>
        <w:r w:rsidRPr="009A1587">
          <w:rPr>
            <w:b/>
            <w:bCs/>
            <w:lang w:eastAsia="zh-CN"/>
          </w:rPr>
          <w:t>发现遗漏</w:t>
        </w:r>
        <w:r w:rsidRPr="009A1587">
          <w:rPr>
            <w:b/>
            <w:bCs/>
            <w:lang w:eastAsia="zh-CN"/>
          </w:rPr>
          <w:t xml:space="preserve"> → </w:t>
        </w:r>
        <w:r w:rsidRPr="009A1587">
          <w:rPr>
            <w:b/>
            <w:bCs/>
            <w:lang w:eastAsia="zh-CN"/>
          </w:rPr>
          <w:t>人回到文本</w:t>
        </w:r>
        <w:r w:rsidRPr="009A1587">
          <w:rPr>
            <w:b/>
            <w:bCs/>
            <w:lang w:eastAsia="zh-CN"/>
          </w:rPr>
          <w:t xml:space="preserve"> → </w:t>
        </w:r>
        <w:r w:rsidRPr="009A1587">
          <w:rPr>
            <w:b/>
            <w:bCs/>
            <w:lang w:eastAsia="zh-CN"/>
          </w:rPr>
          <w:t>双重结构生成。</w:t>
        </w:r>
      </w:ins>
    </w:p>
    <w:p w14:paraId="4BA25A0A" w14:textId="683FFEA3" w:rsidR="009A1587" w:rsidRPr="009A1587" w:rsidRDefault="009A1587" w:rsidP="009A1587">
      <w:pPr>
        <w:spacing w:after="160"/>
        <w:rPr>
          <w:ins w:id="78" w:author="jie sun" w:date="2026-08-20T09:55:00Z"/>
          <w:lang w:eastAsia="zh-CN"/>
        </w:rPr>
      </w:pPr>
      <w:ins w:id="79" w:author="jie sun" w:date="2026-08-20T09:55:00Z">
        <w:r w:rsidRPr="009A1587">
          <w:rPr>
            <w:lang w:eastAsia="zh-CN"/>
          </w:rPr>
          <w:t>现在</w:t>
        </w:r>
      </w:ins>
      <w:ins w:id="80" w:author="jie sun" w:date="2026-08-20T09:56:00Z" w16du:dateUtc="2026-08-20T00:56:00Z">
        <w:r>
          <w:rPr>
            <w:rFonts w:hint="eastAsia"/>
            <w:lang w:eastAsia="zh-CN"/>
          </w:rPr>
          <w:t>这个</w:t>
        </w:r>
      </w:ins>
      <w:ins w:id="81" w:author="jie sun" w:date="2026-08-20T09:55:00Z">
        <w:r w:rsidRPr="009A1587">
          <w:rPr>
            <w:lang w:eastAsia="zh-CN"/>
          </w:rPr>
          <w:t>实际上是</w:t>
        </w:r>
        <w:r w:rsidRPr="009A1587">
          <w:rPr>
            <w:lang w:eastAsia="zh-CN"/>
          </w:rPr>
          <w:t>AI</w:t>
        </w:r>
        <w:r w:rsidRPr="009A1587">
          <w:rPr>
            <w:lang w:eastAsia="zh-CN"/>
          </w:rPr>
          <w:t>自己已经分析出了双层结构，后面又让教师重新发现一次。</w:t>
        </w:r>
      </w:ins>
    </w:p>
    <w:p w14:paraId="589DED56" w14:textId="77777777" w:rsidR="009A1587" w:rsidRPr="009A1587" w:rsidRDefault="009A1587">
      <w:pPr>
        <w:spacing w:after="160"/>
        <w:rPr>
          <w:lang w:eastAsia="zh-CN"/>
        </w:rPr>
      </w:pPr>
    </w:p>
    <w:p w14:paraId="201BAC04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5 · </w:t>
      </w:r>
      <w:r>
        <w:rPr>
          <w:b/>
          <w:color w:val="8C6D46"/>
          <w:sz w:val="28"/>
          <w:lang w:eastAsia="zh-CN"/>
        </w:rPr>
        <w:t>教师追问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3:57—4:05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8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3C1D0807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D51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CF2E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3:57—4:05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8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素材逻辑：背景框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、内容框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；地图动画为代码渲染</w:t>
            </w:r>
          </w:p>
        </w:tc>
      </w:tr>
      <w:tr w:rsidR="00587666" w14:paraId="3019182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D919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A64C8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这个答案错了吗？似乎没有。可是</w:t>
            </w:r>
            <w:r>
              <w:rPr>
                <w:i/>
                <w:color w:val="8C6D46"/>
                <w:sz w:val="19"/>
                <w:lang w:eastAsia="zh-CN"/>
              </w:rPr>
              <w:t>——‘</w:t>
            </w:r>
            <w:r>
              <w:rPr>
                <w:i/>
                <w:color w:val="8C6D46"/>
                <w:sz w:val="19"/>
                <w:lang w:eastAsia="zh-CN"/>
              </w:rPr>
              <w:t>巴山夜雨</w:t>
            </w:r>
            <w:r>
              <w:rPr>
                <w:i/>
                <w:color w:val="8C6D46"/>
                <w:sz w:val="19"/>
                <w:lang w:eastAsia="zh-CN"/>
              </w:rPr>
              <w:t>’</w:t>
            </w:r>
            <w:r>
              <w:rPr>
                <w:i/>
                <w:color w:val="8C6D46"/>
                <w:sz w:val="19"/>
                <w:lang w:eastAsia="zh-CN"/>
              </w:rPr>
              <w:t>到哪里去了？</w:t>
            </w:r>
            <w:r>
              <w:rPr>
                <w:i/>
                <w:color w:val="8C6D46"/>
                <w:sz w:val="19"/>
                <w:lang w:eastAsia="zh-CN"/>
              </w:rPr>
              <w:t>”</w:t>
            </w:r>
          </w:p>
        </w:tc>
      </w:tr>
      <w:tr w:rsidR="00587666" w14:paraId="257B5D5B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A08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7887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四张结果卡同框。地图上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点轻微左右晃动（质疑的视觉化），外圈高亮</w:t>
            </w:r>
            <w:proofErr w:type="gramStart"/>
            <w:r>
              <w:rPr>
                <w:sz w:val="19"/>
                <w:lang w:eastAsia="zh-CN"/>
              </w:rPr>
              <w:t>环随晃</w:t>
            </w:r>
            <w:proofErr w:type="gramEnd"/>
            <w:r>
              <w:rPr>
                <w:sz w:val="19"/>
                <w:lang w:eastAsia="zh-CN"/>
              </w:rPr>
              <w:t>呼吸。地图上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点下方浮现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巴山夜雨去哪了？</w:t>
            </w:r>
            <w:r>
              <w:rPr>
                <w:sz w:val="19"/>
                <w:lang w:eastAsia="zh-CN"/>
              </w:rPr>
              <w:t>”——</w:t>
            </w:r>
            <w:r>
              <w:rPr>
                <w:sz w:val="19"/>
                <w:lang w:eastAsia="zh-CN"/>
              </w:rPr>
              <w:t>暖金色文字带轻微呼吸光（无红色警告感）。右侧第四句卡下方同步出现高亮块：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巴山夜雨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到底去了哪里？</w:t>
            </w:r>
          </w:p>
        </w:tc>
      </w:tr>
      <w:tr w:rsidR="00587666" w14:paraId="2D0E9D26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925E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FF17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地图（</w:t>
            </w:r>
            <w:proofErr w:type="gramStart"/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号暖金</w:t>
            </w:r>
            <w:proofErr w:type="gramEnd"/>
            <w:r>
              <w:rPr>
                <w:sz w:val="19"/>
                <w:lang w:eastAsia="zh-CN"/>
              </w:rPr>
              <w:t>#ffc24d+</w:t>
            </w:r>
            <w:r>
              <w:rPr>
                <w:sz w:val="19"/>
                <w:lang w:eastAsia="zh-CN"/>
              </w:rPr>
              <w:t>呼吸描边）：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巴山夜雨去哪了？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右侧高亮块（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号深琥珀）：</w:t>
            </w:r>
            <w:proofErr w:type="gramStart"/>
            <w:r>
              <w:rPr>
                <w:sz w:val="19"/>
                <w:lang w:eastAsia="zh-CN"/>
              </w:rPr>
              <w:t>“</w:t>
            </w:r>
            <w:proofErr w:type="gramEnd"/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巴山夜雨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到底去了哪里？</w:t>
            </w:r>
            <w:proofErr w:type="gramStart"/>
            <w:r>
              <w:rPr>
                <w:sz w:val="19"/>
                <w:lang w:eastAsia="zh-CN"/>
              </w:rPr>
              <w:t>”</w:t>
            </w:r>
            <w:proofErr w:type="gramEnd"/>
          </w:p>
        </w:tc>
      </w:tr>
      <w:tr w:rsidR="00587666" w14:paraId="25F8F9E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F828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lastRenderedPageBreak/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EAEE8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旁白语气转折（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可是</w:t>
            </w:r>
            <w:r>
              <w:rPr>
                <w:sz w:val="19"/>
                <w:lang w:eastAsia="zh-CN"/>
              </w:rPr>
              <w:t>——”</w:t>
            </w:r>
            <w:r>
              <w:rPr>
                <w:sz w:val="19"/>
                <w:lang w:eastAsia="zh-CN"/>
              </w:rPr>
              <w:t>后停顿半拍）；背景音乐轻微上扬；点晃动配极轻的涟漪音效</w:t>
            </w:r>
          </w:p>
        </w:tc>
      </w:tr>
      <w:tr w:rsidR="00587666" w14:paraId="2FD2E84B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739D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254F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教师追问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暖金色避免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错了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的暗示，传递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的判断未必错，但还不够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的准确立场</w:t>
            </w:r>
          </w:p>
        </w:tc>
      </w:tr>
    </w:tbl>
    <w:p w14:paraId="4926472F" w14:textId="77777777" w:rsidR="00587666" w:rsidRDefault="00587666">
      <w:pPr>
        <w:spacing w:after="160"/>
        <w:rPr>
          <w:lang w:eastAsia="zh-CN"/>
        </w:rPr>
      </w:pPr>
    </w:p>
    <w:p w14:paraId="5C85A9EB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6 · </w:t>
      </w:r>
      <w:r>
        <w:rPr>
          <w:b/>
          <w:color w:val="8C6D46"/>
          <w:sz w:val="28"/>
          <w:lang w:eastAsia="zh-CN"/>
        </w:rPr>
        <w:t>双重坐标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4:05—4:15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10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043D6AF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8007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0565A" w14:textId="77777777" w:rsidR="00587666" w:rsidRDefault="00000000">
            <w:pPr>
              <w:spacing w:before="80" w:after="80"/>
            </w:pPr>
            <w:r>
              <w:rPr>
                <w:sz w:val="19"/>
              </w:rPr>
              <w:t>时间：</w:t>
            </w:r>
            <w:r>
              <w:rPr>
                <w:sz w:val="19"/>
              </w:rPr>
              <w:t>4:05—4:15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秒）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素材逻辑：背景框</w:t>
            </w:r>
            <w:r>
              <w:rPr>
                <w:sz w:val="19"/>
              </w:rPr>
              <w:t>.png</w:t>
            </w:r>
            <w:r>
              <w:rPr>
                <w:sz w:val="19"/>
              </w:rPr>
              <w:t>、内容框</w:t>
            </w:r>
            <w:r>
              <w:rPr>
                <w:sz w:val="19"/>
              </w:rPr>
              <w:t>.png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leaf.png</w:t>
            </w:r>
            <w:r>
              <w:rPr>
                <w:sz w:val="19"/>
              </w:rPr>
              <w:t>；双重坐标块为代码渲染（数据取自</w:t>
            </w:r>
            <w:r>
              <w:rPr>
                <w:sz w:val="19"/>
              </w:rPr>
              <w:t>data/coordinates.ts</w:t>
            </w:r>
            <w:r>
              <w:rPr>
                <w:sz w:val="19"/>
              </w:rPr>
              <w:t>）</w:t>
            </w:r>
          </w:p>
        </w:tc>
      </w:tr>
      <w:tr w:rsidR="00587666" w14:paraId="39E549BE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CC53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C020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场景在将来，话题回到现在。一个点容纳不了两层时空。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1FB643E7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AC7C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E06C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四张结果卡同框，第四句卡内双重坐标块浮现（三步节奏）：先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场景坐标：西窗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将来</w:t>
            </w:r>
            <w:r>
              <w:rPr>
                <w:sz w:val="19"/>
                <w:lang w:eastAsia="zh-CN"/>
              </w:rPr>
              <w:t xml:space="preserve"> (-3,+2)”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4:05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再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话题坐标：巴山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此刻</w:t>
            </w:r>
            <w:r>
              <w:rPr>
                <w:sz w:val="19"/>
                <w:lang w:eastAsia="zh-CN"/>
              </w:rPr>
              <w:t xml:space="preserve"> (+4,-4)”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4:07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最后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同一句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双重坐标／时空重影结构</w:t>
            </w:r>
            <w:r>
              <w:rPr>
                <w:sz w:val="19"/>
                <w:lang w:eastAsia="zh-CN"/>
              </w:rPr>
              <w:t xml:space="preserve"> ◎”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4:09</w:t>
            </w:r>
            <w:r>
              <w:rPr>
                <w:sz w:val="19"/>
                <w:lang w:eastAsia="zh-CN"/>
              </w:rPr>
              <w:t>）。</w:t>
            </w:r>
            <w:r>
              <w:rPr>
                <w:sz w:val="19"/>
                <w:lang w:eastAsia="zh-CN"/>
              </w:rPr>
              <w:t>4:08</w:t>
            </w:r>
            <w:r>
              <w:rPr>
                <w:sz w:val="19"/>
                <w:lang w:eastAsia="zh-CN"/>
              </w:rPr>
              <w:t>时地图</w:t>
            </w:r>
            <w:r>
              <w:rPr>
                <w:sz w:val="19"/>
                <w:lang w:eastAsia="zh-CN"/>
              </w:rPr>
              <w:t>(+4,-4)</w:t>
            </w:r>
            <w:r>
              <w:rPr>
                <w:sz w:val="19"/>
                <w:lang w:eastAsia="zh-CN"/>
              </w:rPr>
              <w:t>处（与</w:t>
            </w:r>
            <w:r>
              <w:rPr>
                <w:sz w:val="19"/>
                <w:lang w:eastAsia="zh-CN"/>
              </w:rPr>
              <w:t>②</w:t>
            </w:r>
            <w:r>
              <w:rPr>
                <w:sz w:val="19"/>
                <w:lang w:eastAsia="zh-CN"/>
              </w:rPr>
              <w:t>重叠位置）飘落第五片树叶，落成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话题坐标深蓝点；</w:t>
            </w:r>
            <w:r>
              <w:rPr>
                <w:sz w:val="19"/>
                <w:lang w:eastAsia="zh-CN"/>
              </w:rPr>
              <w:t>4:10</w:t>
            </w:r>
            <w:proofErr w:type="gramStart"/>
            <w:r>
              <w:rPr>
                <w:sz w:val="19"/>
                <w:lang w:eastAsia="zh-CN"/>
              </w:rPr>
              <w:t>两</w:t>
            </w:r>
            <w:proofErr w:type="gramEnd"/>
            <w:r>
              <w:rPr>
                <w:sz w:val="19"/>
                <w:lang w:eastAsia="zh-CN"/>
              </w:rPr>
              <w:t>点间亮起深琥珀虚线关联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地图上不再有中央</w:t>
            </w:r>
            <w:r>
              <w:rPr>
                <w:sz w:val="19"/>
                <w:lang w:eastAsia="zh-CN"/>
              </w:rPr>
              <w:t>◎</w:t>
            </w:r>
            <w:r>
              <w:rPr>
                <w:sz w:val="19"/>
                <w:lang w:eastAsia="zh-CN"/>
              </w:rPr>
              <w:t>圆环，</w:t>
            </w:r>
            <w:r>
              <w:rPr>
                <w:sz w:val="19"/>
                <w:lang w:eastAsia="zh-CN"/>
              </w:rPr>
              <w:t>◎</w:t>
            </w:r>
            <w:r>
              <w:rPr>
                <w:sz w:val="19"/>
                <w:lang w:eastAsia="zh-CN"/>
              </w:rPr>
              <w:t>只作为文字符号出现在标注里。</w:t>
            </w:r>
          </w:p>
        </w:tc>
      </w:tr>
      <w:tr w:rsidR="00587666" w14:paraId="5C7FE7B7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BF5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394C9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双重坐标块（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号）：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场景坐标：西窗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将来</w:t>
            </w:r>
            <w:r>
              <w:rPr>
                <w:sz w:val="19"/>
                <w:lang w:eastAsia="zh-CN"/>
              </w:rPr>
              <w:t xml:space="preserve"> (-3,+2)”</w:t>
            </w:r>
            <w:r>
              <w:rPr>
                <w:sz w:val="19"/>
                <w:lang w:eastAsia="zh-CN"/>
              </w:rPr>
              <w:t>（暖橙）、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话题坐标：巴山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此刻</w:t>
            </w:r>
            <w:r>
              <w:rPr>
                <w:sz w:val="19"/>
                <w:lang w:eastAsia="zh-CN"/>
              </w:rPr>
              <w:t xml:space="preserve"> (+4,-4)”</w:t>
            </w:r>
            <w:r>
              <w:rPr>
                <w:sz w:val="19"/>
                <w:lang w:eastAsia="zh-CN"/>
              </w:rPr>
              <w:t>（深蓝）、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同一句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双重坐标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时空重影结构</w:t>
            </w:r>
            <w:r>
              <w:rPr>
                <w:sz w:val="19"/>
                <w:lang w:eastAsia="zh-CN"/>
              </w:rPr>
              <w:t xml:space="preserve"> ◎”</w:t>
            </w:r>
            <w:r>
              <w:rPr>
                <w:sz w:val="19"/>
                <w:lang w:eastAsia="zh-CN"/>
              </w:rPr>
              <w:t>（深琥珀，居中两行）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地图点标签：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场景坐标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（左上）、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话题坐标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（右下）</w:t>
            </w:r>
          </w:p>
        </w:tc>
      </w:tr>
      <w:tr w:rsidR="00587666" w14:paraId="365569C5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94BB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9BAF0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话题坐标落位音效；虚线条亮起时一声轻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嗡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；旁白节奏放慢</w:t>
            </w:r>
          </w:p>
        </w:tc>
      </w:tr>
      <w:tr w:rsidR="00587666" w14:paraId="36CED4F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7899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5B287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核心概念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时空重影结构：同一句诗同时拖着两个坐标（场景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人在哪里，话题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谈的是什么）。两点并列，非平均合成第三个点</w:t>
            </w:r>
          </w:p>
        </w:tc>
      </w:tr>
    </w:tbl>
    <w:p w14:paraId="37CDAFA0" w14:textId="77777777" w:rsidR="00587666" w:rsidRDefault="00587666">
      <w:pPr>
        <w:spacing w:after="160"/>
        <w:rPr>
          <w:lang w:eastAsia="zh-CN"/>
        </w:rPr>
      </w:pPr>
    </w:p>
    <w:p w14:paraId="68D74C10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7 · </w:t>
      </w:r>
      <w:r>
        <w:rPr>
          <w:b/>
          <w:color w:val="8C6D46"/>
          <w:sz w:val="28"/>
          <w:lang w:eastAsia="zh-CN"/>
        </w:rPr>
        <w:t>诗意地图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4:15—4:25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10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7C63BDA1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DF1D5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34110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4:15—4:25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10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lastRenderedPageBreak/>
              <w:t>素材逻辑：背景框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、内容框</w:t>
            </w:r>
            <w:r>
              <w:rPr>
                <w:sz w:val="19"/>
                <w:lang w:eastAsia="zh-CN"/>
              </w:rPr>
              <w:t>.</w:t>
            </w:r>
            <w:proofErr w:type="spellStart"/>
            <w:r>
              <w:rPr>
                <w:sz w:val="19"/>
                <w:lang w:eastAsia="zh-CN"/>
              </w:rPr>
              <w:t>png</w:t>
            </w:r>
            <w:proofErr w:type="spellEnd"/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poetic_map.png</w:t>
            </w:r>
            <w:r>
              <w:rPr>
                <w:sz w:val="19"/>
                <w:lang w:eastAsia="zh-CN"/>
              </w:rPr>
              <w:t>（诗意地图：光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雨对照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题诗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印章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四字注释）；坐标地图动画为代码渲染</w:t>
            </w:r>
          </w:p>
        </w:tc>
      </w:tr>
      <w:tr w:rsidR="00587666" w14:paraId="24BE4EEB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EB9E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lastRenderedPageBreak/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DD843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“AI</w:t>
            </w:r>
            <w:r>
              <w:rPr>
                <w:i/>
                <w:color w:val="8C6D46"/>
                <w:sz w:val="19"/>
                <w:lang w:eastAsia="zh-CN"/>
              </w:rPr>
              <w:t>提供清晰分类，人的阅读补回情感的复杂性。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200F849C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65946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BAC58" w14:textId="77777777" w:rsidR="00587666" w:rsidRDefault="00000000">
            <w:pPr>
              <w:spacing w:before="80" w:after="80"/>
            </w:pPr>
            <w:r>
              <w:rPr>
                <w:sz w:val="19"/>
                <w:lang w:eastAsia="zh-CN"/>
              </w:rPr>
              <w:t>4:17-4:19</w:t>
            </w:r>
            <w:r>
              <w:rPr>
                <w:sz w:val="19"/>
                <w:lang w:eastAsia="zh-CN"/>
              </w:rPr>
              <w:t>：坐标地图整体向画框扩散拉伸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坐标轴拉长，四个光点沿直线滑向诗意地图标点位置；网格与刻度随拉伸淡弱。</w:t>
            </w:r>
            <w:r>
              <w:rPr>
                <w:sz w:val="19"/>
                <w:lang w:eastAsia="zh-CN"/>
              </w:rPr>
              <w:t>4:19-4:20</w:t>
            </w:r>
            <w:r>
              <w:rPr>
                <w:sz w:val="19"/>
                <w:lang w:eastAsia="zh-CN"/>
              </w:rPr>
              <w:t>：诗意地图淡入覆盖（四点精确重合，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数字地图变身为诗意山水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），坐标地图同步淡出。</w:t>
            </w:r>
            <w:r>
              <w:rPr>
                <w:sz w:val="19"/>
              </w:rPr>
              <w:t>4:20-4:25</w:t>
            </w:r>
            <w:r>
              <w:rPr>
                <w:sz w:val="19"/>
              </w:rPr>
              <w:t>：诗意地图完整定格，标题浮现。</w:t>
            </w:r>
          </w:p>
        </w:tc>
      </w:tr>
      <w:tr w:rsidR="00587666" w14:paraId="5FDC8D66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F29F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8D126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标题（</w:t>
            </w:r>
            <w:r>
              <w:rPr>
                <w:sz w:val="19"/>
                <w:lang w:eastAsia="zh-CN"/>
              </w:rPr>
              <w:t>60</w:t>
            </w:r>
            <w:r>
              <w:rPr>
                <w:sz w:val="19"/>
                <w:lang w:eastAsia="zh-CN"/>
              </w:rPr>
              <w:t>号楷体，画框上沿居中）：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时空折叠，情感回环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诗意地图画面上：四个标点旁的四字注释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归期未定／夜雨涨池／西窗共话／巴山夜语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；画布边缘竖排题诗《夜雨寄北》全诗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朱红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夜雨寄北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印章（图片素材内文字）</w:t>
            </w:r>
          </w:p>
        </w:tc>
      </w:tr>
      <w:tr w:rsidR="00587666" w14:paraId="314E46FE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95FC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CAB2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背景音乐推向柔和；旁白收束；最后</w:t>
            </w:r>
            <w:r>
              <w:rPr>
                <w:sz w:val="19"/>
                <w:lang w:eastAsia="zh-CN"/>
              </w:rPr>
              <w:t>2s</w:t>
            </w:r>
            <w:r>
              <w:rPr>
                <w:sz w:val="19"/>
                <w:lang w:eastAsia="zh-CN"/>
              </w:rPr>
              <w:t>音乐渐弱</w:t>
            </w:r>
          </w:p>
        </w:tc>
      </w:tr>
      <w:tr w:rsidR="00587666" w14:paraId="6FD4350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639B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016B7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结论升华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数字退到后台，结构让位给诗意。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光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雨对照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的画面（上半</w:t>
            </w:r>
            <w:proofErr w:type="gramStart"/>
            <w:r>
              <w:rPr>
                <w:sz w:val="19"/>
                <w:lang w:eastAsia="zh-CN"/>
              </w:rPr>
              <w:t>烛光金绿</w:t>
            </w:r>
            <w:proofErr w:type="gramEnd"/>
            <w:r>
              <w:rPr>
                <w:sz w:val="19"/>
                <w:lang w:eastAsia="zh-CN"/>
              </w:rPr>
              <w:t>、下半夜雨冷蓝、叶脉不断）具象化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复杂情感无法被单</w:t>
            </w:r>
            <w:proofErr w:type="gramStart"/>
            <w:r>
              <w:rPr>
                <w:sz w:val="19"/>
                <w:lang w:eastAsia="zh-CN"/>
              </w:rPr>
              <w:t>一</w:t>
            </w:r>
            <w:proofErr w:type="gramEnd"/>
            <w:r>
              <w:rPr>
                <w:sz w:val="19"/>
                <w:lang w:eastAsia="zh-CN"/>
              </w:rPr>
              <w:t>分类</w:t>
            </w:r>
            <w:r>
              <w:rPr>
                <w:sz w:val="19"/>
                <w:lang w:eastAsia="zh-CN"/>
              </w:rPr>
              <w:t>”</w:t>
            </w:r>
          </w:p>
        </w:tc>
      </w:tr>
    </w:tbl>
    <w:p w14:paraId="3B0369D8" w14:textId="77777777" w:rsidR="00587666" w:rsidRDefault="00587666">
      <w:pPr>
        <w:spacing w:after="160"/>
        <w:rPr>
          <w:ins w:id="82" w:author="jie sun" w:date="2026-08-20T10:05:00Z" w16du:dateUtc="2026-08-20T01:05:00Z"/>
          <w:lang w:eastAsia="zh-CN"/>
        </w:rPr>
      </w:pPr>
    </w:p>
    <w:p w14:paraId="76F76E32" w14:textId="21D490F0" w:rsidR="00ED1766" w:rsidRDefault="00ED1766">
      <w:pPr>
        <w:spacing w:after="160"/>
        <w:rPr>
          <w:ins w:id="83" w:author="jie sun" w:date="2026-08-20T10:05:00Z" w16du:dateUtc="2026-08-20T01:05:00Z"/>
          <w:lang w:eastAsia="zh-CN"/>
        </w:rPr>
      </w:pPr>
      <w:ins w:id="84" w:author="jie sun" w:date="2026-08-20T10:05:00Z" w16du:dateUtc="2026-08-20T01:05:00Z">
        <w:r>
          <w:rPr>
            <w:rFonts w:hint="eastAsia"/>
            <w:lang w:eastAsia="zh-CN"/>
          </w:rPr>
          <w:t>老师建议：（联系上下分镜考虑）</w:t>
        </w:r>
      </w:ins>
    </w:p>
    <w:p w14:paraId="1851BC44" w14:textId="77777777" w:rsidR="00ED1766" w:rsidRPr="00ED1766" w:rsidRDefault="00ED1766" w:rsidP="00ED1766">
      <w:pPr>
        <w:spacing w:after="160"/>
        <w:rPr>
          <w:ins w:id="85" w:author="jie sun" w:date="2026-08-20T10:05:00Z"/>
          <w:b/>
          <w:bCs/>
          <w:lang w:eastAsia="zh-CN"/>
        </w:rPr>
      </w:pPr>
      <w:ins w:id="86" w:author="jie sun" w:date="2026-08-20T10:05:00Z">
        <w:r w:rsidRPr="00ED1766">
          <w:rPr>
            <w:b/>
            <w:bCs/>
            <w:lang w:eastAsia="zh-CN"/>
          </w:rPr>
          <w:t>4:15—4:25“</w:t>
        </w:r>
        <w:r w:rsidRPr="00ED1766">
          <w:rPr>
            <w:b/>
            <w:bCs/>
            <w:lang w:eastAsia="zh-CN"/>
          </w:rPr>
          <w:t>诗意地图</w:t>
        </w:r>
        <w:r w:rsidRPr="00ED1766">
          <w:rPr>
            <w:b/>
            <w:bCs/>
            <w:lang w:eastAsia="zh-CN"/>
          </w:rPr>
          <w:t>”</w:t>
        </w:r>
        <w:r w:rsidRPr="00ED1766">
          <w:rPr>
            <w:b/>
            <w:bCs/>
            <w:lang w:eastAsia="zh-CN"/>
          </w:rPr>
          <w:t>现在出现得太早，而且造成连续性冲突</w:t>
        </w:r>
      </w:ins>
    </w:p>
    <w:p w14:paraId="12B03E7E" w14:textId="77777777" w:rsidR="00ED1766" w:rsidRPr="00ED1766" w:rsidRDefault="00ED1766" w:rsidP="00ED1766">
      <w:pPr>
        <w:spacing w:after="160"/>
        <w:rPr>
          <w:ins w:id="87" w:author="jie sun" w:date="2026-08-20T10:05:00Z"/>
          <w:lang w:eastAsia="zh-CN"/>
        </w:rPr>
      </w:pPr>
      <w:ins w:id="88" w:author="jie sun" w:date="2026-08-20T10:05:00Z">
        <w:r w:rsidRPr="00ED1766">
          <w:rPr>
            <w:lang w:eastAsia="zh-CN"/>
          </w:rPr>
          <w:t>这里现在设计：</w:t>
        </w:r>
      </w:ins>
    </w:p>
    <w:p w14:paraId="0E5A2DAF" w14:textId="77777777" w:rsidR="00ED1766" w:rsidRPr="00ED1766" w:rsidRDefault="00ED1766" w:rsidP="00ED1766">
      <w:pPr>
        <w:spacing w:after="160"/>
        <w:rPr>
          <w:ins w:id="89" w:author="jie sun" w:date="2026-08-20T10:05:00Z"/>
          <w:lang w:eastAsia="zh-CN"/>
        </w:rPr>
      </w:pPr>
      <w:ins w:id="90" w:author="jie sun" w:date="2026-08-20T10:05:00Z">
        <w:r w:rsidRPr="00ED1766">
          <w:rPr>
            <w:lang w:eastAsia="zh-CN"/>
          </w:rPr>
          <w:t>坐标地图</w:t>
        </w:r>
        <w:r w:rsidRPr="00ED1766">
          <w:rPr>
            <w:lang w:eastAsia="zh-CN"/>
          </w:rPr>
          <w:t xml:space="preserve"> → </w:t>
        </w:r>
        <w:r w:rsidRPr="00ED1766">
          <w:rPr>
            <w:lang w:eastAsia="zh-CN"/>
          </w:rPr>
          <w:t>诗意地图</w:t>
        </w:r>
        <w:r w:rsidRPr="00ED1766">
          <w:rPr>
            <w:lang w:eastAsia="zh-CN"/>
          </w:rPr>
          <w:t xml:space="preserve"> → </w:t>
        </w:r>
        <w:r w:rsidRPr="00ED1766">
          <w:rPr>
            <w:lang w:eastAsia="zh-CN"/>
          </w:rPr>
          <w:t>数字退场。</w:t>
        </w:r>
      </w:ins>
    </w:p>
    <w:p w14:paraId="3497581C" w14:textId="77777777" w:rsidR="00ED1766" w:rsidRPr="00ED1766" w:rsidRDefault="00ED1766" w:rsidP="00ED1766">
      <w:pPr>
        <w:spacing w:after="160"/>
        <w:rPr>
          <w:ins w:id="91" w:author="jie sun" w:date="2026-08-20T10:05:00Z"/>
          <w:lang w:eastAsia="zh-CN"/>
        </w:rPr>
      </w:pPr>
      <w:ins w:id="92" w:author="jie sun" w:date="2026-08-20T10:05:00Z">
        <w:r w:rsidRPr="00ED1766">
          <w:rPr>
            <w:lang w:eastAsia="zh-CN"/>
          </w:rPr>
          <w:t>但下一镜</w:t>
        </w:r>
        <w:r w:rsidRPr="00ED1766">
          <w:rPr>
            <w:lang w:eastAsia="zh-CN"/>
          </w:rPr>
          <w:t>4:25—4:35</w:t>
        </w:r>
        <w:r w:rsidRPr="00ED1766">
          <w:rPr>
            <w:lang w:eastAsia="zh-CN"/>
          </w:rPr>
          <w:t>又写：</w:t>
        </w:r>
      </w:ins>
    </w:p>
    <w:p w14:paraId="2D1BF33A" w14:textId="77777777" w:rsidR="00ED1766" w:rsidRPr="00ED1766" w:rsidRDefault="00ED1766" w:rsidP="00ED1766">
      <w:pPr>
        <w:spacing w:after="160"/>
        <w:rPr>
          <w:ins w:id="93" w:author="jie sun" w:date="2026-08-20T10:05:00Z"/>
          <w:lang w:eastAsia="zh-CN"/>
        </w:rPr>
      </w:pPr>
      <w:ins w:id="94" w:author="jie sun" w:date="2026-08-20T10:05:00Z">
        <w:r w:rsidRPr="00ED1766">
          <w:rPr>
            <w:lang w:eastAsia="zh-CN"/>
          </w:rPr>
          <w:t>AI</w:t>
        </w:r>
        <w:r w:rsidRPr="00ED1766">
          <w:rPr>
            <w:lang w:eastAsia="zh-CN"/>
          </w:rPr>
          <w:t>卡逐张淡出，</w:t>
        </w:r>
        <w:r w:rsidRPr="00ED1766">
          <w:rPr>
            <w:b/>
            <w:bCs/>
            <w:lang w:eastAsia="zh-CN"/>
          </w:rPr>
          <w:t>坐标地图保留</w:t>
        </w:r>
        <w:r w:rsidRPr="00ED1766">
          <w:rPr>
            <w:lang w:eastAsia="zh-CN"/>
          </w:rPr>
          <w:t>。</w:t>
        </w:r>
      </w:ins>
    </w:p>
    <w:p w14:paraId="244ED5BC" w14:textId="77777777" w:rsidR="00ED1766" w:rsidRPr="00ED1766" w:rsidRDefault="00ED1766" w:rsidP="00ED1766">
      <w:pPr>
        <w:spacing w:after="160"/>
        <w:rPr>
          <w:ins w:id="95" w:author="jie sun" w:date="2026-08-20T10:05:00Z"/>
          <w:lang w:eastAsia="zh-CN"/>
        </w:rPr>
      </w:pPr>
      <w:ins w:id="96" w:author="jie sun" w:date="2026-08-20T10:05:00Z">
        <w:r w:rsidRPr="00ED1766">
          <w:rPr>
            <w:lang w:eastAsia="zh-CN"/>
          </w:rPr>
          <w:t>这两个镜头实际上接不上。</w:t>
        </w:r>
      </w:ins>
    </w:p>
    <w:p w14:paraId="7F6A42B8" w14:textId="77777777" w:rsidR="00ED1766" w:rsidRPr="00ED1766" w:rsidRDefault="00ED1766" w:rsidP="00ED1766">
      <w:pPr>
        <w:spacing w:after="160"/>
        <w:rPr>
          <w:ins w:id="97" w:author="jie sun" w:date="2026-08-20T10:05:00Z"/>
          <w:lang w:eastAsia="zh-CN"/>
        </w:rPr>
      </w:pPr>
      <w:ins w:id="98" w:author="jie sun" w:date="2026-08-20T10:05:00Z">
        <w:r w:rsidRPr="00ED1766">
          <w:rPr>
            <w:lang w:eastAsia="zh-CN"/>
          </w:rPr>
          <w:t>前一秒已经：</w:t>
        </w:r>
      </w:ins>
    </w:p>
    <w:p w14:paraId="2A8E7A3E" w14:textId="77777777" w:rsidR="00ED1766" w:rsidRPr="00ED1766" w:rsidRDefault="00ED1766" w:rsidP="00ED1766">
      <w:pPr>
        <w:spacing w:after="160"/>
        <w:rPr>
          <w:ins w:id="99" w:author="jie sun" w:date="2026-08-20T10:05:00Z"/>
          <w:lang w:eastAsia="zh-CN"/>
        </w:rPr>
      </w:pPr>
      <w:ins w:id="100" w:author="jie sun" w:date="2026-08-20T10:05:00Z">
        <w:r w:rsidRPr="00ED1766">
          <w:rPr>
            <w:lang w:eastAsia="zh-CN"/>
          </w:rPr>
          <w:t>数字地图变诗意地图；</w:t>
        </w:r>
      </w:ins>
    </w:p>
    <w:p w14:paraId="36F4577E" w14:textId="77777777" w:rsidR="00ED1766" w:rsidRPr="00ED1766" w:rsidRDefault="00ED1766" w:rsidP="00ED1766">
      <w:pPr>
        <w:spacing w:after="160"/>
        <w:rPr>
          <w:ins w:id="101" w:author="jie sun" w:date="2026-08-20T10:05:00Z"/>
          <w:lang w:eastAsia="zh-CN"/>
        </w:rPr>
      </w:pPr>
      <w:ins w:id="102" w:author="jie sun" w:date="2026-08-20T10:05:00Z">
        <w:r w:rsidRPr="00ED1766">
          <w:rPr>
            <w:lang w:eastAsia="zh-CN"/>
          </w:rPr>
          <w:t>下一秒怎么又：</w:t>
        </w:r>
      </w:ins>
    </w:p>
    <w:p w14:paraId="56CD54BD" w14:textId="77777777" w:rsidR="00ED1766" w:rsidRPr="00ED1766" w:rsidRDefault="00ED1766" w:rsidP="00ED1766">
      <w:pPr>
        <w:spacing w:after="160"/>
        <w:rPr>
          <w:ins w:id="103" w:author="jie sun" w:date="2026-08-20T10:05:00Z"/>
          <w:lang w:eastAsia="zh-CN"/>
        </w:rPr>
      </w:pPr>
      <w:ins w:id="104" w:author="jie sun" w:date="2026-08-20T10:05:00Z">
        <w:r w:rsidRPr="00ED1766">
          <w:rPr>
            <w:lang w:eastAsia="zh-CN"/>
          </w:rPr>
          <w:t>坐标地图保留？</w:t>
        </w:r>
      </w:ins>
    </w:p>
    <w:p w14:paraId="1E38B9F1" w14:textId="77777777" w:rsidR="00ED1766" w:rsidRPr="00ED1766" w:rsidRDefault="00ED1766" w:rsidP="00ED1766">
      <w:pPr>
        <w:spacing w:after="160"/>
        <w:rPr>
          <w:ins w:id="105" w:author="jie sun" w:date="2026-08-20T10:05:00Z"/>
          <w:lang w:eastAsia="zh-CN"/>
        </w:rPr>
      </w:pPr>
      <w:ins w:id="106" w:author="jie sun" w:date="2026-08-20T10:05:00Z">
        <w:r w:rsidRPr="00ED1766">
          <w:rPr>
            <w:lang w:eastAsia="zh-CN"/>
          </w:rPr>
          <w:t>更重要的是，从教学逻辑看，</w:t>
        </w:r>
        <w:r w:rsidRPr="00ED1766">
          <w:rPr>
            <w:b/>
            <w:bCs/>
            <w:lang w:eastAsia="zh-CN"/>
          </w:rPr>
          <w:t>诗意地图应该到逐句精读以后才成熟出现</w:t>
        </w:r>
        <w:r w:rsidRPr="00ED1766">
          <w:rPr>
            <w:lang w:eastAsia="zh-CN"/>
          </w:rPr>
          <w:t>。</w:t>
        </w:r>
      </w:ins>
    </w:p>
    <w:p w14:paraId="01421FE2" w14:textId="7520095F" w:rsidR="00ED1766" w:rsidRPr="00ED1766" w:rsidRDefault="00ED1766" w:rsidP="00ED1766">
      <w:pPr>
        <w:spacing w:after="160"/>
        <w:rPr>
          <w:ins w:id="107" w:author="jie sun" w:date="2026-08-20T10:05:00Z"/>
          <w:lang w:eastAsia="zh-CN"/>
        </w:rPr>
      </w:pPr>
      <w:ins w:id="108" w:author="jie sun" w:date="2026-08-20T10:05:00Z">
        <w:r w:rsidRPr="00ED1766">
          <w:rPr>
            <w:lang w:eastAsia="zh-CN"/>
          </w:rPr>
          <w:lastRenderedPageBreak/>
          <w:t>因此我</w:t>
        </w:r>
      </w:ins>
      <w:ins w:id="109" w:author="jie sun" w:date="2026-08-20T10:05:00Z" w16du:dateUtc="2026-08-20T01:05:00Z">
        <w:r>
          <w:rPr>
            <w:rFonts w:hint="eastAsia"/>
            <w:lang w:eastAsia="zh-CN"/>
          </w:rPr>
          <w:t>个人</w:t>
        </w:r>
      </w:ins>
      <w:ins w:id="110" w:author="jie sun" w:date="2026-08-20T10:05:00Z">
        <w:r w:rsidRPr="00ED1766">
          <w:rPr>
            <w:lang w:eastAsia="zh-CN"/>
          </w:rPr>
          <w:t>建议：</w:t>
        </w:r>
      </w:ins>
    </w:p>
    <w:p w14:paraId="60CDBF99" w14:textId="77777777" w:rsidR="00ED1766" w:rsidRPr="00ED1766" w:rsidRDefault="00ED1766" w:rsidP="00ED1766">
      <w:pPr>
        <w:spacing w:after="160"/>
        <w:rPr>
          <w:ins w:id="111" w:author="jie sun" w:date="2026-08-20T10:05:00Z"/>
          <w:b/>
          <w:bCs/>
          <w:lang w:eastAsia="zh-CN"/>
        </w:rPr>
      </w:pPr>
      <w:ins w:id="112" w:author="jie sun" w:date="2026-08-20T10:05:00Z">
        <w:r w:rsidRPr="00ED1766">
          <w:rPr>
            <w:b/>
            <w:bCs/>
            <w:lang w:eastAsia="zh-CN"/>
          </w:rPr>
          <w:t>4:15—4:25</w:t>
        </w:r>
        <w:r w:rsidRPr="00ED1766">
          <w:rPr>
            <w:b/>
            <w:bCs/>
            <w:lang w:eastAsia="zh-CN"/>
          </w:rPr>
          <w:t>不要生成最终诗意地图。</w:t>
        </w:r>
      </w:ins>
    </w:p>
    <w:p w14:paraId="503C27A6" w14:textId="77777777" w:rsidR="00ED1766" w:rsidRPr="00ED1766" w:rsidRDefault="00ED1766" w:rsidP="00ED1766">
      <w:pPr>
        <w:spacing w:after="160"/>
        <w:rPr>
          <w:ins w:id="113" w:author="jie sun" w:date="2026-08-20T10:05:00Z"/>
          <w:lang w:eastAsia="zh-CN"/>
        </w:rPr>
      </w:pPr>
      <w:ins w:id="114" w:author="jie sun" w:date="2026-08-20T10:05:00Z">
        <w:r w:rsidRPr="00ED1766">
          <w:rPr>
            <w:lang w:eastAsia="zh-CN"/>
          </w:rPr>
          <w:t>只做：</w:t>
        </w:r>
      </w:ins>
    </w:p>
    <w:p w14:paraId="2EC9F328" w14:textId="77777777" w:rsidR="00ED1766" w:rsidRPr="00ED1766" w:rsidRDefault="00ED1766" w:rsidP="00ED1766">
      <w:pPr>
        <w:spacing w:after="160"/>
        <w:rPr>
          <w:ins w:id="115" w:author="jie sun" w:date="2026-08-20T10:05:00Z"/>
          <w:lang w:eastAsia="zh-CN"/>
        </w:rPr>
      </w:pPr>
      <w:ins w:id="116" w:author="jie sun" w:date="2026-08-20T10:05:00Z">
        <w:r w:rsidRPr="00ED1766">
          <w:rPr>
            <w:lang w:eastAsia="zh-CN"/>
          </w:rPr>
          <w:t>双重坐标形成</w:t>
        </w:r>
        <w:r w:rsidRPr="00ED1766">
          <w:rPr>
            <w:lang w:eastAsia="zh-CN"/>
          </w:rPr>
          <w:br/>
          <w:t>→ ④</w:t>
        </w:r>
        <w:r w:rsidRPr="00ED1766">
          <w:rPr>
            <w:lang w:eastAsia="zh-CN"/>
          </w:rPr>
          <w:t>结构稳定</w:t>
        </w:r>
        <w:r w:rsidRPr="00ED1766">
          <w:rPr>
            <w:lang w:eastAsia="zh-CN"/>
          </w:rPr>
          <w:br/>
          <w:t>→ AI</w:t>
        </w:r>
        <w:r w:rsidRPr="00ED1766">
          <w:rPr>
            <w:lang w:eastAsia="zh-CN"/>
          </w:rPr>
          <w:t>面板开始退场。</w:t>
        </w:r>
      </w:ins>
    </w:p>
    <w:p w14:paraId="148215EF" w14:textId="77777777" w:rsidR="00ED1766" w:rsidRPr="00ED1766" w:rsidRDefault="00ED1766" w:rsidP="00ED1766">
      <w:pPr>
        <w:spacing w:after="160"/>
        <w:rPr>
          <w:ins w:id="117" w:author="jie sun" w:date="2026-08-20T10:05:00Z"/>
          <w:lang w:eastAsia="zh-CN"/>
        </w:rPr>
      </w:pPr>
      <w:ins w:id="118" w:author="jie sun" w:date="2026-08-20T10:05:00Z">
        <w:r w:rsidRPr="00ED1766">
          <w:rPr>
            <w:lang w:eastAsia="zh-CN"/>
          </w:rPr>
          <w:t>然后：</w:t>
        </w:r>
      </w:ins>
    </w:p>
    <w:p w14:paraId="5D90217A" w14:textId="77777777" w:rsidR="00ED1766" w:rsidRPr="00ED1766" w:rsidRDefault="00ED1766" w:rsidP="00ED1766">
      <w:pPr>
        <w:spacing w:after="160"/>
        <w:rPr>
          <w:ins w:id="119" w:author="jie sun" w:date="2026-08-20T10:05:00Z"/>
          <w:lang w:eastAsia="zh-CN"/>
        </w:rPr>
      </w:pPr>
      <w:ins w:id="120" w:author="jie sun" w:date="2026-08-20T10:05:00Z">
        <w:r w:rsidRPr="00ED1766">
          <w:rPr>
            <w:b/>
            <w:bCs/>
            <w:lang w:eastAsia="zh-CN"/>
          </w:rPr>
          <w:t>4:25</w:t>
        </w:r>
        <w:r w:rsidRPr="00ED1766">
          <w:rPr>
            <w:b/>
            <w:bCs/>
            <w:lang w:eastAsia="zh-CN"/>
          </w:rPr>
          <w:t>以后进入逐句精读。</w:t>
        </w:r>
      </w:ins>
    </w:p>
    <w:p w14:paraId="7D61333D" w14:textId="77777777" w:rsidR="00ED1766" w:rsidRPr="00ED1766" w:rsidRDefault="00ED1766" w:rsidP="00ED1766">
      <w:pPr>
        <w:spacing w:after="160"/>
        <w:rPr>
          <w:ins w:id="121" w:author="jie sun" w:date="2026-08-20T10:05:00Z"/>
          <w:lang w:eastAsia="zh-CN"/>
        </w:rPr>
      </w:pPr>
      <w:ins w:id="122" w:author="jie sun" w:date="2026-08-20T10:05:00Z">
        <w:r w:rsidRPr="00ED1766">
          <w:rPr>
            <w:lang w:eastAsia="zh-CN"/>
          </w:rPr>
          <w:t>真正的：</w:t>
        </w:r>
      </w:ins>
    </w:p>
    <w:p w14:paraId="14F796E9" w14:textId="77777777" w:rsidR="00ED1766" w:rsidRPr="00ED1766" w:rsidRDefault="00ED1766" w:rsidP="00ED1766">
      <w:pPr>
        <w:spacing w:after="160"/>
        <w:rPr>
          <w:ins w:id="123" w:author="jie sun" w:date="2026-08-20T10:05:00Z"/>
          <w:lang w:eastAsia="zh-CN"/>
        </w:rPr>
      </w:pPr>
      <w:ins w:id="124" w:author="jie sun" w:date="2026-08-20T10:05:00Z">
        <w:r w:rsidRPr="00ED1766">
          <w:rPr>
            <w:lang w:eastAsia="zh-CN"/>
          </w:rPr>
          <w:t>数字地图</w:t>
        </w:r>
        <w:r w:rsidRPr="00ED1766">
          <w:rPr>
            <w:lang w:eastAsia="zh-CN"/>
          </w:rPr>
          <w:t xml:space="preserve"> → </w:t>
        </w:r>
        <w:r w:rsidRPr="00ED1766">
          <w:rPr>
            <w:lang w:eastAsia="zh-CN"/>
          </w:rPr>
          <w:t>诗意地图</w:t>
        </w:r>
      </w:ins>
    </w:p>
    <w:p w14:paraId="796523E9" w14:textId="232DB51E" w:rsidR="00ED1766" w:rsidRPr="00ED1766" w:rsidRDefault="00ED1766" w:rsidP="00ED1766">
      <w:pPr>
        <w:spacing w:after="160"/>
        <w:rPr>
          <w:ins w:id="125" w:author="jie sun" w:date="2026-08-20T10:05:00Z"/>
          <w:lang w:eastAsia="zh-CN"/>
        </w:rPr>
      </w:pPr>
      <w:ins w:id="126" w:author="jie sun" w:date="2026-08-20T10:05:00Z">
        <w:r w:rsidRPr="00ED1766">
          <w:rPr>
            <w:lang w:eastAsia="zh-CN"/>
          </w:rPr>
          <w:t>放到现在的</w:t>
        </w:r>
        <w:r w:rsidRPr="00ED1766">
          <w:rPr>
            <w:lang w:eastAsia="zh-CN"/>
          </w:rPr>
          <w:t xml:space="preserve"> </w:t>
        </w:r>
        <w:r w:rsidRPr="00ED1766">
          <w:rPr>
            <w:b/>
            <w:bCs/>
            <w:lang w:eastAsia="zh-CN"/>
          </w:rPr>
          <w:t>5:30—5:52</w:t>
        </w:r>
        <w:r w:rsidRPr="00ED1766">
          <w:rPr>
            <w:lang w:eastAsia="zh-CN"/>
          </w:rPr>
          <w:t>。</w:t>
        </w:r>
      </w:ins>
    </w:p>
    <w:p w14:paraId="381F957C" w14:textId="77777777" w:rsidR="00ED1766" w:rsidRPr="00ED1766" w:rsidRDefault="00ED1766" w:rsidP="00ED1766">
      <w:pPr>
        <w:spacing w:after="160"/>
        <w:rPr>
          <w:ins w:id="127" w:author="jie sun" w:date="2026-08-20T10:05:00Z"/>
          <w:lang w:eastAsia="zh-CN"/>
        </w:rPr>
      </w:pPr>
      <w:ins w:id="128" w:author="jie sun" w:date="2026-08-20T10:05:00Z">
        <w:r w:rsidRPr="00ED1766">
          <w:rPr>
            <w:lang w:eastAsia="zh-CN"/>
          </w:rPr>
          <w:t>这样认知顺序就是：</w:t>
        </w:r>
      </w:ins>
    </w:p>
    <w:p w14:paraId="2EB688FE" w14:textId="77777777" w:rsidR="00ED1766" w:rsidRPr="00ED1766" w:rsidRDefault="00ED1766" w:rsidP="00ED1766">
      <w:pPr>
        <w:spacing w:after="160"/>
        <w:rPr>
          <w:ins w:id="129" w:author="jie sun" w:date="2026-08-20T10:05:00Z"/>
          <w:lang w:eastAsia="zh-CN"/>
        </w:rPr>
      </w:pPr>
      <w:ins w:id="130" w:author="jie sun" w:date="2026-08-20T10:05:00Z">
        <w:r w:rsidRPr="00ED1766">
          <w:rPr>
            <w:lang w:eastAsia="zh-CN"/>
          </w:rPr>
          <w:t>AI</w:t>
        </w:r>
        <w:r w:rsidRPr="00ED1766">
          <w:rPr>
            <w:lang w:eastAsia="zh-CN"/>
          </w:rPr>
          <w:t>发现问题</w:t>
        </w:r>
        <w:r w:rsidRPr="00ED1766">
          <w:rPr>
            <w:lang w:eastAsia="zh-CN"/>
          </w:rPr>
          <w:br/>
          <w:t xml:space="preserve">→ </w:t>
        </w:r>
        <w:r w:rsidRPr="00ED1766">
          <w:rPr>
            <w:lang w:eastAsia="zh-CN"/>
          </w:rPr>
          <w:t>回到诗</w:t>
        </w:r>
        <w:r w:rsidRPr="00ED1766">
          <w:rPr>
            <w:lang w:eastAsia="zh-CN"/>
          </w:rPr>
          <w:br/>
          <w:t xml:space="preserve">→ </w:t>
        </w:r>
        <w:r w:rsidRPr="00ED1766">
          <w:rPr>
            <w:lang w:eastAsia="zh-CN"/>
          </w:rPr>
          <w:t>精读</w:t>
        </w:r>
        <w:r w:rsidRPr="00ED1766">
          <w:rPr>
            <w:lang w:eastAsia="zh-CN"/>
          </w:rPr>
          <w:t>①②③④</w:t>
        </w:r>
        <w:r w:rsidRPr="00ED1766">
          <w:rPr>
            <w:lang w:eastAsia="zh-CN"/>
          </w:rPr>
          <w:br/>
          <w:t xml:space="preserve">→ </w:t>
        </w:r>
        <w:r w:rsidRPr="00ED1766">
          <w:rPr>
            <w:lang w:eastAsia="zh-CN"/>
          </w:rPr>
          <w:t>人真正理解第四句</w:t>
        </w:r>
        <w:r w:rsidRPr="00ED1766">
          <w:rPr>
            <w:lang w:eastAsia="zh-CN"/>
          </w:rPr>
          <w:br/>
          <w:t xml:space="preserve">→ </w:t>
        </w:r>
        <w:r w:rsidRPr="00ED1766">
          <w:rPr>
            <w:b/>
            <w:bCs/>
            <w:lang w:eastAsia="zh-CN"/>
          </w:rPr>
          <w:t>此时才形成完整诗意地图。</w:t>
        </w:r>
      </w:ins>
    </w:p>
    <w:p w14:paraId="2BB25509" w14:textId="77777777" w:rsidR="00ED1766" w:rsidRPr="00ED1766" w:rsidRDefault="00ED1766" w:rsidP="00ED1766">
      <w:pPr>
        <w:spacing w:after="160"/>
        <w:rPr>
          <w:ins w:id="131" w:author="jie sun" w:date="2026-08-20T10:05:00Z"/>
          <w:lang w:eastAsia="zh-CN"/>
        </w:rPr>
      </w:pPr>
      <w:ins w:id="132" w:author="jie sun" w:date="2026-08-20T10:05:00Z">
        <w:r w:rsidRPr="00ED1766">
          <w:rPr>
            <w:lang w:eastAsia="zh-CN"/>
          </w:rPr>
          <w:t>这比现在合理得多。</w:t>
        </w:r>
      </w:ins>
    </w:p>
    <w:p w14:paraId="2FF47653" w14:textId="77777777" w:rsidR="00ED1766" w:rsidRDefault="00ED1766">
      <w:pPr>
        <w:spacing w:after="160"/>
        <w:rPr>
          <w:lang w:eastAsia="zh-CN"/>
        </w:rPr>
      </w:pPr>
    </w:p>
    <w:p w14:paraId="0D0059B7" w14:textId="77777777" w:rsidR="00587666" w:rsidRDefault="00000000">
      <w:pPr>
        <w:keepNext/>
        <w:pBdr>
          <w:bottom w:val="single" w:sz="12" w:space="4" w:color="1B365D"/>
        </w:pBdr>
        <w:spacing w:before="400"/>
        <w:rPr>
          <w:lang w:eastAsia="zh-CN"/>
        </w:rPr>
      </w:pPr>
      <w:r>
        <w:rPr>
          <w:b/>
          <w:color w:val="1B365D"/>
          <w:sz w:val="36"/>
          <w:lang w:eastAsia="zh-CN"/>
        </w:rPr>
        <w:t>第二部分：</w:t>
      </w:r>
      <w:r>
        <w:rPr>
          <w:b/>
          <w:color w:val="1B365D"/>
          <w:sz w:val="36"/>
          <w:lang w:eastAsia="zh-CN"/>
        </w:rPr>
        <w:t>AI</w:t>
      </w:r>
      <w:r>
        <w:rPr>
          <w:b/>
          <w:color w:val="1B365D"/>
          <w:sz w:val="36"/>
          <w:lang w:eastAsia="zh-CN"/>
        </w:rPr>
        <w:t>退场</w:t>
      </w:r>
      <w:r>
        <w:rPr>
          <w:b/>
          <w:color w:val="1B365D"/>
          <w:sz w:val="36"/>
          <w:lang w:eastAsia="zh-CN"/>
        </w:rPr>
        <w:t xml:space="preserve"> · </w:t>
      </w:r>
      <w:r>
        <w:rPr>
          <w:b/>
          <w:color w:val="1B365D"/>
          <w:sz w:val="36"/>
          <w:lang w:eastAsia="zh-CN"/>
        </w:rPr>
        <w:t>逐句精读（</w:t>
      </w:r>
      <w:r>
        <w:rPr>
          <w:b/>
          <w:color w:val="1B365D"/>
          <w:sz w:val="36"/>
          <w:lang w:eastAsia="zh-CN"/>
        </w:rPr>
        <w:t>4:25—5:30</w:t>
      </w:r>
      <w:r>
        <w:rPr>
          <w:b/>
          <w:color w:val="1B365D"/>
          <w:sz w:val="36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587666" w14:paraId="4BBE4826" w14:textId="77777777">
        <w:trPr>
          <w:jc w:val="center"/>
        </w:trPr>
        <w:tc>
          <w:tcPr>
            <w:tcW w:w="9029" w:type="dxa"/>
            <w:tcBorders>
              <w:left w:val="single" w:sz="24" w:space="0" w:color="8C6D46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7E7794" w14:textId="77777777" w:rsidR="00587666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8C6D46"/>
                <w:sz w:val="20"/>
                <w:lang w:eastAsia="zh-CN"/>
              </w:rPr>
              <w:t>【逻辑转变说明】</w:t>
            </w:r>
            <w:r>
              <w:rPr>
                <w:b/>
                <w:color w:val="8C6D46"/>
                <w:sz w:val="20"/>
                <w:lang w:eastAsia="zh-CN"/>
              </w:rPr>
              <w:t xml:space="preserve"> </w:t>
            </w:r>
            <w:r>
              <w:rPr>
                <w:color w:val="222222"/>
                <w:sz w:val="20"/>
                <w:lang w:eastAsia="zh-CN"/>
              </w:rPr>
              <w:t>本部分承接</w:t>
            </w:r>
            <w:r>
              <w:rPr>
                <w:color w:val="222222"/>
                <w:sz w:val="20"/>
                <w:lang w:eastAsia="zh-CN"/>
              </w:rPr>
              <w:t>AI</w:t>
            </w:r>
            <w:r>
              <w:rPr>
                <w:color w:val="222222"/>
                <w:sz w:val="20"/>
                <w:lang w:eastAsia="zh-CN"/>
              </w:rPr>
              <w:t>协同段结束处，</w:t>
            </w:r>
            <w:r>
              <w:rPr>
                <w:color w:val="222222"/>
                <w:sz w:val="20"/>
                <w:lang w:eastAsia="zh-CN"/>
              </w:rPr>
              <w:t>AI</w:t>
            </w:r>
            <w:r>
              <w:rPr>
                <w:color w:val="222222"/>
                <w:sz w:val="20"/>
                <w:lang w:eastAsia="zh-CN"/>
              </w:rPr>
              <w:t>面板淡出，教学回归诗境。素材逻辑变更：此处起不再</w:t>
            </w:r>
            <w:r>
              <w:rPr>
                <w:color w:val="222222"/>
                <w:sz w:val="20"/>
                <w:lang w:eastAsia="zh-CN"/>
              </w:rPr>
              <w:t>“</w:t>
            </w:r>
            <w:r>
              <w:rPr>
                <w:color w:val="222222"/>
                <w:sz w:val="20"/>
                <w:lang w:eastAsia="zh-CN"/>
              </w:rPr>
              <w:t>复用</w:t>
            </w:r>
            <w:r>
              <w:rPr>
                <w:color w:val="222222"/>
                <w:sz w:val="20"/>
                <w:lang w:eastAsia="zh-CN"/>
              </w:rPr>
              <w:t>”AI</w:t>
            </w:r>
            <w:r>
              <w:rPr>
                <w:color w:val="222222"/>
                <w:sz w:val="20"/>
                <w:lang w:eastAsia="zh-CN"/>
              </w:rPr>
              <w:t>协同段素材，改用</w:t>
            </w:r>
            <w:r>
              <w:rPr>
                <w:color w:val="222222"/>
                <w:sz w:val="20"/>
                <w:lang w:eastAsia="zh-CN"/>
              </w:rPr>
              <w:t>AI</w:t>
            </w:r>
            <w:r>
              <w:rPr>
                <w:color w:val="222222"/>
                <w:sz w:val="20"/>
                <w:lang w:eastAsia="zh-CN"/>
              </w:rPr>
              <w:t>生成视频，素材栏改为</w:t>
            </w:r>
            <w:r>
              <w:rPr>
                <w:color w:val="222222"/>
                <w:sz w:val="20"/>
                <w:lang w:eastAsia="zh-CN"/>
              </w:rPr>
              <w:t>“</w:t>
            </w:r>
            <w:r>
              <w:rPr>
                <w:color w:val="222222"/>
                <w:sz w:val="20"/>
                <w:lang w:eastAsia="zh-CN"/>
              </w:rPr>
              <w:t>画面元素</w:t>
            </w:r>
            <w:r>
              <w:rPr>
                <w:color w:val="222222"/>
                <w:sz w:val="20"/>
                <w:lang w:eastAsia="zh-CN"/>
              </w:rPr>
              <w:t>/</w:t>
            </w:r>
            <w:r>
              <w:rPr>
                <w:color w:val="222222"/>
                <w:sz w:val="20"/>
                <w:lang w:eastAsia="zh-CN"/>
              </w:rPr>
              <w:t>意象描述</w:t>
            </w:r>
            <w:r>
              <w:rPr>
                <w:color w:val="222222"/>
                <w:sz w:val="20"/>
                <w:lang w:eastAsia="zh-CN"/>
              </w:rPr>
              <w:t>”</w:t>
            </w:r>
            <w:r>
              <w:rPr>
                <w:color w:val="222222"/>
                <w:sz w:val="20"/>
                <w:lang w:eastAsia="zh-CN"/>
              </w:rPr>
              <w:t>。</w:t>
            </w:r>
          </w:p>
        </w:tc>
      </w:tr>
    </w:tbl>
    <w:p w14:paraId="5DE2BC69" w14:textId="77777777" w:rsidR="00587666" w:rsidRDefault="00587666">
      <w:pPr>
        <w:spacing w:after="80"/>
        <w:rPr>
          <w:lang w:eastAsia="zh-CN"/>
        </w:rPr>
      </w:pPr>
    </w:p>
    <w:p w14:paraId="5E62E37B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8 · AI</w:t>
      </w:r>
      <w:r>
        <w:rPr>
          <w:b/>
          <w:color w:val="8C6D46"/>
          <w:sz w:val="28"/>
          <w:lang w:eastAsia="zh-CN"/>
        </w:rPr>
        <w:t>界面退场</w:t>
      </w:r>
      <w:r>
        <w:rPr>
          <w:b/>
          <w:color w:val="8C6D46"/>
          <w:sz w:val="28"/>
          <w:lang w:eastAsia="zh-CN"/>
        </w:rPr>
        <w:t xml:space="preserve"> · </w:t>
      </w:r>
      <w:r>
        <w:rPr>
          <w:b/>
          <w:color w:val="8C6D46"/>
          <w:sz w:val="28"/>
          <w:lang w:eastAsia="zh-CN"/>
        </w:rPr>
        <w:t>过渡至逐句精读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4:25—4:35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10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4352C99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DCFA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34D8D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4:25—4:35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10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lastRenderedPageBreak/>
              <w:t>素材逻辑：坐标地图（保留坐标轴、轴标签、四色光点；数字和刻度淡出）、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结果卡逐张淡出、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已退场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回到诗境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右下角浮现</w:t>
            </w:r>
          </w:p>
        </w:tc>
      </w:tr>
      <w:tr w:rsidR="00587666" w14:paraId="10A2DCF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04D0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lastRenderedPageBreak/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1756F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“AI</w:t>
            </w:r>
            <w:r>
              <w:rPr>
                <w:i/>
                <w:color w:val="8C6D46"/>
                <w:sz w:val="19"/>
                <w:lang w:eastAsia="zh-CN"/>
              </w:rPr>
              <w:t>完成了初步判断。现在，让我们回到诗本身，逐句看。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1694463C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2FD8A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577DE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面板四张结果卡逐张淡出（先第四句，再第三、第二、第一），坐标地图保留。地图上的网格与刻度渐弱，四色光点保留但数字标签淡出，轴标签强化。画面右下方浮现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已退场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回到诗境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小字。</w:t>
            </w:r>
          </w:p>
        </w:tc>
      </w:tr>
      <w:tr w:rsidR="00587666" w14:paraId="7B671EE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7235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CB1F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地图轴标签：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西窗将来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巴山此刻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“↑</w:t>
            </w:r>
            <w:r>
              <w:rPr>
                <w:sz w:val="19"/>
                <w:lang w:eastAsia="zh-CN"/>
              </w:rPr>
              <w:t>温暖期待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孤寂沉郁</w:t>
            </w:r>
            <w:r>
              <w:rPr>
                <w:sz w:val="19"/>
                <w:lang w:eastAsia="zh-CN"/>
              </w:rPr>
              <w:t>↓”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右下角半透明小字：</w:t>
            </w:r>
            <w:r>
              <w:rPr>
                <w:sz w:val="19"/>
                <w:lang w:eastAsia="zh-CN"/>
              </w:rPr>
              <w:t>“AI</w:t>
            </w:r>
            <w:r>
              <w:rPr>
                <w:sz w:val="19"/>
                <w:lang w:eastAsia="zh-CN"/>
              </w:rPr>
              <w:t>已退场</w:t>
            </w:r>
            <w:r>
              <w:rPr>
                <w:sz w:val="19"/>
                <w:lang w:eastAsia="zh-CN"/>
              </w:rPr>
              <w:t xml:space="preserve"> · </w:t>
            </w:r>
            <w:r>
              <w:rPr>
                <w:sz w:val="19"/>
                <w:lang w:eastAsia="zh-CN"/>
              </w:rPr>
              <w:t>回到诗境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587666" w14:paraId="73272D7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A72E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76EED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背景音乐从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段的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科技感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逐渐转回雨夜氛围（古琴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箫）；每张卡淡出配极轻的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声</w:t>
            </w:r>
          </w:p>
        </w:tc>
      </w:tr>
      <w:tr w:rsidR="00587666" w14:paraId="226B872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9523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3727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退场</w:t>
            </w:r>
            <w:r>
              <w:rPr>
                <w:sz w:val="19"/>
                <w:lang w:eastAsia="zh-CN"/>
              </w:rPr>
              <w:t>——AI</w:t>
            </w:r>
            <w:r>
              <w:rPr>
                <w:sz w:val="19"/>
                <w:lang w:eastAsia="zh-CN"/>
              </w:rPr>
              <w:t>已完成结构分析，接下来回归诗境与情感</w:t>
            </w:r>
          </w:p>
        </w:tc>
      </w:tr>
    </w:tbl>
    <w:p w14:paraId="122C3B3C" w14:textId="77777777" w:rsidR="00587666" w:rsidRDefault="00587666">
      <w:pPr>
        <w:spacing w:after="160"/>
        <w:rPr>
          <w:lang w:eastAsia="zh-CN"/>
        </w:rPr>
      </w:pPr>
    </w:p>
    <w:p w14:paraId="45E92764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9 · </w:t>
      </w:r>
      <w:r>
        <w:rPr>
          <w:b/>
          <w:color w:val="8C6D46"/>
          <w:sz w:val="28"/>
          <w:lang w:eastAsia="zh-CN"/>
        </w:rPr>
        <w:t>逐句精读</w:t>
      </w:r>
      <w:r>
        <w:rPr>
          <w:b/>
          <w:color w:val="8C6D46"/>
          <w:sz w:val="28"/>
          <w:lang w:eastAsia="zh-CN"/>
        </w:rPr>
        <w:t>——</w:t>
      </w:r>
      <w:r>
        <w:rPr>
          <w:b/>
          <w:color w:val="8C6D46"/>
          <w:sz w:val="28"/>
          <w:lang w:eastAsia="zh-CN"/>
        </w:rPr>
        <w:t>第一句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4:35—4:48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13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6FF5503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902D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DDD7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4:35—4:48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13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素材逻辑：巴山场景：暗色山影层、垂直雨丝层、孤独人物剪影（面朝北方）、水边地面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秋池一角、地图上</w:t>
            </w:r>
            <w:r>
              <w:rPr>
                <w:sz w:val="19"/>
                <w:lang w:eastAsia="zh-CN"/>
              </w:rPr>
              <w:t>①</w:t>
            </w:r>
            <w:r>
              <w:rPr>
                <w:sz w:val="19"/>
                <w:lang w:eastAsia="zh-CN"/>
              </w:rPr>
              <w:t>点蓝色光晕、诗句手写体渐入</w:t>
            </w:r>
          </w:p>
        </w:tc>
      </w:tr>
      <w:tr w:rsidR="00587666" w14:paraId="22E71D8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3BDE7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91212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君问归期未有期。人在巴山，收到来自北方的问讯。归期未定，这是此刻的现实。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457136C2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6CA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B07A5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巴山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此刻场景：暗色山影层叠，垂直细密雨丝持续飘落，一人立于水边（侧面剪影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背对镜头，面朝画面外北方）。地图上</w:t>
            </w:r>
            <w:r>
              <w:rPr>
                <w:sz w:val="19"/>
                <w:lang w:eastAsia="zh-CN"/>
              </w:rPr>
              <w:t>①</w:t>
            </w:r>
            <w:r>
              <w:rPr>
                <w:sz w:val="19"/>
                <w:lang w:eastAsia="zh-CN"/>
              </w:rPr>
              <w:t>点亮起（蓝色光晕）。诗句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君问归期未有期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以手写体从画面左上方渐入。</w:t>
            </w:r>
          </w:p>
        </w:tc>
      </w:tr>
      <w:tr w:rsidR="00587666" w14:paraId="6FAB566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E86F2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BCEC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诗句：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君问归期未有期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地图点标签：</w:t>
            </w:r>
            <w:r>
              <w:rPr>
                <w:sz w:val="19"/>
                <w:lang w:eastAsia="zh-CN"/>
              </w:rPr>
              <w:t xml:space="preserve">“① </w:t>
            </w:r>
            <w:r>
              <w:rPr>
                <w:sz w:val="19"/>
                <w:lang w:eastAsia="zh-CN"/>
              </w:rPr>
              <w:t>现实现在</w:t>
            </w:r>
            <w:r>
              <w:rPr>
                <w:sz w:val="19"/>
                <w:lang w:eastAsia="zh-CN"/>
              </w:rPr>
              <w:t xml:space="preserve"> · -2”</w:t>
            </w:r>
          </w:p>
        </w:tc>
      </w:tr>
      <w:tr w:rsidR="00587666" w14:paraId="14BC9B1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E1E0F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3F64B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雨声清晰；旁白语速舒缓</w:t>
            </w:r>
          </w:p>
        </w:tc>
      </w:tr>
      <w:tr w:rsidR="00587666" w14:paraId="67265F9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FD3F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2F74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逐句</w:t>
            </w:r>
            <w:proofErr w:type="gramStart"/>
            <w:r>
              <w:rPr>
                <w:sz w:val="19"/>
                <w:lang w:eastAsia="zh-CN"/>
              </w:rPr>
              <w:t>精读第</w:t>
            </w:r>
            <w:proofErr w:type="gramEnd"/>
            <w:r>
              <w:rPr>
                <w:sz w:val="19"/>
                <w:lang w:eastAsia="zh-CN"/>
              </w:rPr>
              <w:t>一句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坐标</w:t>
            </w:r>
            <w:r>
              <w:rPr>
                <w:sz w:val="19"/>
                <w:lang w:eastAsia="zh-CN"/>
              </w:rPr>
              <w:t>①</w:t>
            </w:r>
            <w:r>
              <w:rPr>
                <w:sz w:val="19"/>
                <w:lang w:eastAsia="zh-CN"/>
              </w:rPr>
              <w:t>与诗境画面同步</w:t>
            </w:r>
          </w:p>
        </w:tc>
      </w:tr>
    </w:tbl>
    <w:p w14:paraId="462EE838" w14:textId="77777777" w:rsidR="00587666" w:rsidRDefault="00587666">
      <w:pPr>
        <w:spacing w:after="160"/>
        <w:rPr>
          <w:lang w:eastAsia="zh-CN"/>
        </w:rPr>
      </w:pPr>
    </w:p>
    <w:p w14:paraId="108F928D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10 · </w:t>
      </w:r>
      <w:r>
        <w:rPr>
          <w:b/>
          <w:color w:val="8C6D46"/>
          <w:sz w:val="28"/>
          <w:lang w:eastAsia="zh-CN"/>
        </w:rPr>
        <w:t>逐句精读</w:t>
      </w:r>
      <w:r>
        <w:rPr>
          <w:b/>
          <w:color w:val="8C6D46"/>
          <w:sz w:val="28"/>
          <w:lang w:eastAsia="zh-CN"/>
        </w:rPr>
        <w:t>——</w:t>
      </w:r>
      <w:r>
        <w:rPr>
          <w:b/>
          <w:color w:val="8C6D46"/>
          <w:sz w:val="28"/>
          <w:lang w:eastAsia="zh-CN"/>
        </w:rPr>
        <w:t>第二句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4:48—5:01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13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36BC442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5D56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8DABC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4:48—5:01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13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素材逻辑：巴山场景延续：更密雨丝层、水面上涨动画（秋</w:t>
            </w:r>
            <w:proofErr w:type="gramStart"/>
            <w:r>
              <w:rPr>
                <w:sz w:val="19"/>
                <w:lang w:eastAsia="zh-CN"/>
              </w:rPr>
              <w:t>池水位</w:t>
            </w:r>
            <w:proofErr w:type="gramEnd"/>
            <w:r>
              <w:rPr>
                <w:sz w:val="19"/>
                <w:lang w:eastAsia="zh-CN"/>
              </w:rPr>
              <w:t>上升）、孤独人物剪影、地图上</w:t>
            </w:r>
            <w:r>
              <w:rPr>
                <w:sz w:val="19"/>
                <w:lang w:eastAsia="zh-CN"/>
              </w:rPr>
              <w:t>②</w:t>
            </w:r>
            <w:r>
              <w:rPr>
                <w:sz w:val="19"/>
                <w:lang w:eastAsia="zh-CN"/>
              </w:rPr>
              <w:t>点深蓝光晕、诗句手写体渐入</w:t>
            </w:r>
          </w:p>
        </w:tc>
      </w:tr>
      <w:tr w:rsidR="00587666" w14:paraId="6C40CCC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E53B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DA5DC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巴山夜雨涨秋池。雨势渐大，秋池上涨，孤独也随着夜雨加深。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70445C9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DB32F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FDC53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延续巴山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此刻场景：雨丝更密（画面更暗），秋池水面缓慢上涨（水位线动画上升），孤独人物位置不变。地图上</w:t>
            </w:r>
            <w:r>
              <w:rPr>
                <w:sz w:val="19"/>
                <w:lang w:eastAsia="zh-CN"/>
              </w:rPr>
              <w:t>②</w:t>
            </w:r>
            <w:r>
              <w:rPr>
                <w:sz w:val="19"/>
                <w:lang w:eastAsia="zh-CN"/>
              </w:rPr>
              <w:t>点亮起（深蓝光晕）。诗句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巴山夜雨涨秋池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以手写体从画面右上方渐入。</w:t>
            </w:r>
          </w:p>
        </w:tc>
      </w:tr>
      <w:tr w:rsidR="00587666" w14:paraId="391FC5A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0807F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E3CCF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诗句：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巴山夜雨涨秋池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地图点标签：</w:t>
            </w:r>
            <w:r>
              <w:rPr>
                <w:sz w:val="19"/>
                <w:lang w:eastAsia="zh-CN"/>
              </w:rPr>
              <w:t xml:space="preserve">“② </w:t>
            </w:r>
            <w:r>
              <w:rPr>
                <w:sz w:val="19"/>
                <w:lang w:eastAsia="zh-CN"/>
              </w:rPr>
              <w:t>现实现在</w:t>
            </w:r>
            <w:r>
              <w:rPr>
                <w:sz w:val="19"/>
                <w:lang w:eastAsia="zh-CN"/>
              </w:rPr>
              <w:t xml:space="preserve"> · -4”</w:t>
            </w:r>
          </w:p>
        </w:tc>
      </w:tr>
      <w:tr w:rsidR="00587666" w14:paraId="12096E9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DE28C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8D0A7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雨声加大；旁白语气下沉</w:t>
            </w:r>
          </w:p>
        </w:tc>
      </w:tr>
      <w:tr w:rsidR="00587666" w14:paraId="0DA7D8D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404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51BC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逐句精读第二句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情感值下沉至</w:t>
            </w:r>
            <w:r>
              <w:rPr>
                <w:sz w:val="19"/>
                <w:lang w:eastAsia="zh-CN"/>
              </w:rPr>
              <w:t>-4</w:t>
            </w:r>
          </w:p>
        </w:tc>
      </w:tr>
    </w:tbl>
    <w:p w14:paraId="7B37973C" w14:textId="77777777" w:rsidR="00587666" w:rsidRDefault="00587666">
      <w:pPr>
        <w:spacing w:after="160"/>
        <w:rPr>
          <w:lang w:eastAsia="zh-CN"/>
        </w:rPr>
      </w:pPr>
    </w:p>
    <w:p w14:paraId="1EB1C9CB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11 · </w:t>
      </w:r>
      <w:r>
        <w:rPr>
          <w:b/>
          <w:color w:val="8C6D46"/>
          <w:sz w:val="28"/>
          <w:lang w:eastAsia="zh-CN"/>
        </w:rPr>
        <w:t>逐句精读</w:t>
      </w:r>
      <w:r>
        <w:rPr>
          <w:b/>
          <w:color w:val="8C6D46"/>
          <w:sz w:val="28"/>
          <w:lang w:eastAsia="zh-CN"/>
        </w:rPr>
        <w:t>——</w:t>
      </w:r>
      <w:r>
        <w:rPr>
          <w:b/>
          <w:color w:val="8C6D46"/>
          <w:sz w:val="28"/>
          <w:lang w:eastAsia="zh-CN"/>
        </w:rPr>
        <w:t>第三句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5:01—5:14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13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1EAADF71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720ED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6F612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5:01—5:14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13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素材逻辑：巴山场景渐变为西窗场景：暖色烛光层、木格窗棂、双人剪影（</w:t>
            </w:r>
            <w:proofErr w:type="gramStart"/>
            <w:r>
              <w:rPr>
                <w:sz w:val="19"/>
                <w:lang w:eastAsia="zh-CN"/>
              </w:rPr>
              <w:t>共剪烛花</w:t>
            </w:r>
            <w:proofErr w:type="gramEnd"/>
            <w:r>
              <w:rPr>
                <w:sz w:val="19"/>
                <w:lang w:eastAsia="zh-CN"/>
              </w:rPr>
              <w:t>）、巴山雨夜作为半透明底层淡出、地图上</w:t>
            </w:r>
            <w:r>
              <w:rPr>
                <w:sz w:val="19"/>
                <w:lang w:eastAsia="zh-CN"/>
              </w:rPr>
              <w:t>③</w:t>
            </w:r>
            <w:r>
              <w:rPr>
                <w:sz w:val="19"/>
                <w:lang w:eastAsia="zh-CN"/>
              </w:rPr>
              <w:t>点暖橙光晕、诗句手写体暖金色渐入</w:t>
            </w:r>
          </w:p>
        </w:tc>
      </w:tr>
      <w:tr w:rsidR="00587666" w14:paraId="4F0CD9E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AAFC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6CBFE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何当共剪西窗烛。画面从巴山转向西窗，从此刻转向将来。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440EF8F3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FDB2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C434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场景从巴山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此刻渐变为西窗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将来：暖色烛光亮起，木格窗棂出现，两人坐于</w:t>
            </w:r>
            <w:proofErr w:type="gramStart"/>
            <w:r>
              <w:rPr>
                <w:sz w:val="19"/>
                <w:lang w:eastAsia="zh-CN"/>
              </w:rPr>
              <w:t>窗前共剪烛花</w:t>
            </w:r>
            <w:proofErr w:type="gramEnd"/>
            <w:r>
              <w:rPr>
                <w:sz w:val="19"/>
                <w:lang w:eastAsia="zh-CN"/>
              </w:rPr>
              <w:t>（剪影）。画面右侧巴山雨夜渐弱为半透明背景。地图上</w:t>
            </w:r>
            <w:r>
              <w:rPr>
                <w:sz w:val="19"/>
                <w:lang w:eastAsia="zh-CN"/>
              </w:rPr>
              <w:t>③</w:t>
            </w:r>
            <w:r>
              <w:rPr>
                <w:sz w:val="19"/>
                <w:lang w:eastAsia="zh-CN"/>
              </w:rPr>
              <w:t>点亮起（暖橙光晕）。诗句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何当共剪西窗烛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以手写体从画面中央渐入（暖金色）。</w:t>
            </w:r>
          </w:p>
        </w:tc>
      </w:tr>
      <w:tr w:rsidR="00587666" w14:paraId="34194671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5800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9A3AF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诗句：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何当共剪西窗烛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地图点标签：</w:t>
            </w:r>
            <w:r>
              <w:rPr>
                <w:sz w:val="19"/>
                <w:lang w:eastAsia="zh-CN"/>
              </w:rPr>
              <w:t xml:space="preserve">“③ </w:t>
            </w:r>
            <w:r>
              <w:rPr>
                <w:sz w:val="19"/>
                <w:lang w:eastAsia="zh-CN"/>
              </w:rPr>
              <w:t>想象将来</w:t>
            </w:r>
            <w:r>
              <w:rPr>
                <w:sz w:val="19"/>
                <w:lang w:eastAsia="zh-CN"/>
              </w:rPr>
              <w:t xml:space="preserve"> · +3”</w:t>
            </w:r>
          </w:p>
        </w:tc>
      </w:tr>
      <w:tr w:rsidR="00587666" w14:paraId="3B5FE4E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03D09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lastRenderedPageBreak/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24FE6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雨声渐弱；烛火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噼啪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轻响；旁白语气转暖</w:t>
            </w:r>
          </w:p>
        </w:tc>
      </w:tr>
      <w:tr w:rsidR="00587666" w14:paraId="7487A46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1EAE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BD719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逐句精读第三句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空间从巴山切换到西窗，时间从此刻切换到将来</w:t>
            </w:r>
          </w:p>
        </w:tc>
      </w:tr>
    </w:tbl>
    <w:p w14:paraId="12BB312E" w14:textId="77777777" w:rsidR="00587666" w:rsidRDefault="00587666">
      <w:pPr>
        <w:spacing w:after="160"/>
        <w:rPr>
          <w:lang w:eastAsia="zh-CN"/>
        </w:rPr>
      </w:pPr>
    </w:p>
    <w:p w14:paraId="325A6DE1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12 · </w:t>
      </w:r>
      <w:r>
        <w:rPr>
          <w:b/>
          <w:color w:val="8C6D46"/>
          <w:sz w:val="28"/>
          <w:lang w:eastAsia="zh-CN"/>
        </w:rPr>
        <w:t>逐句精读</w:t>
      </w:r>
      <w:r>
        <w:rPr>
          <w:b/>
          <w:color w:val="8C6D46"/>
          <w:sz w:val="28"/>
          <w:lang w:eastAsia="zh-CN"/>
        </w:rPr>
        <w:t>——</w:t>
      </w:r>
      <w:r>
        <w:rPr>
          <w:b/>
          <w:color w:val="8C6D46"/>
          <w:sz w:val="28"/>
          <w:lang w:eastAsia="zh-CN"/>
        </w:rPr>
        <w:t>第四句【核心分镜】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5:14—5:30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16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16230D1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251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A6AE2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5:14—5:30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16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</w:t>
            </w:r>
            <w:proofErr w:type="gramStart"/>
            <w:r>
              <w:rPr>
                <w:sz w:val="19"/>
                <w:lang w:eastAsia="zh-CN"/>
              </w:rPr>
              <w:t>西窗主场景</w:t>
            </w:r>
            <w:proofErr w:type="gramEnd"/>
            <w:r>
              <w:rPr>
                <w:sz w:val="19"/>
                <w:lang w:eastAsia="zh-CN"/>
              </w:rPr>
              <w:t>（木格窗棂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烛光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双人剪影）；半透明冷色雨幕叠加（浮现于烛光中）；巴山孤独人物以半透明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记忆层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方式出现在西</w:t>
            </w:r>
            <w:proofErr w:type="gramStart"/>
            <w:r>
              <w:rPr>
                <w:sz w:val="19"/>
                <w:lang w:eastAsia="zh-CN"/>
              </w:rPr>
              <w:t>窗背景</w:t>
            </w:r>
            <w:proofErr w:type="gramEnd"/>
            <w:r>
              <w:rPr>
                <w:sz w:val="19"/>
                <w:lang w:eastAsia="zh-CN"/>
              </w:rPr>
              <w:t>中；地图上两个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点同时微亮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虚线呼吸；画面中央</w:t>
            </w:r>
            <w:r>
              <w:rPr>
                <w:sz w:val="19"/>
                <w:lang w:eastAsia="zh-CN"/>
              </w:rPr>
              <w:t xml:space="preserve">“◎ </w:t>
            </w:r>
            <w:r>
              <w:rPr>
                <w:sz w:val="19"/>
                <w:lang w:eastAsia="zh-CN"/>
              </w:rPr>
              <w:t>时空重影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文字浮现</w:t>
            </w:r>
          </w:p>
        </w:tc>
      </w:tr>
      <w:tr w:rsidR="00587666" w14:paraId="23A77426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8D1B1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4A98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却话巴山夜雨时。西窗仍然在，但巴山的雨从烛光里浮现了</w:t>
            </w:r>
            <w:r>
              <w:rPr>
                <w:i/>
                <w:color w:val="8C6D46"/>
                <w:sz w:val="19"/>
                <w:lang w:eastAsia="zh-CN"/>
              </w:rPr>
              <w:t>——</w:t>
            </w:r>
            <w:r>
              <w:rPr>
                <w:i/>
                <w:color w:val="8C6D46"/>
                <w:sz w:val="19"/>
                <w:lang w:eastAsia="zh-CN"/>
              </w:rPr>
              <w:t>将来的人，在回忆此刻的夜雨。</w:t>
            </w:r>
            <w:proofErr w:type="spellStart"/>
            <w:r>
              <w:rPr>
                <w:i/>
                <w:color w:val="8C6D46"/>
                <w:sz w:val="19"/>
              </w:rPr>
              <w:t>这个点，标不准</w:t>
            </w:r>
            <w:proofErr w:type="spellEnd"/>
            <w:r>
              <w:rPr>
                <w:i/>
                <w:color w:val="8C6D46"/>
                <w:sz w:val="19"/>
              </w:rPr>
              <w:t>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0FE12A8C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FA1D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13668" w14:textId="77777777" w:rsidR="00587666" w:rsidRDefault="00000000">
            <w:pPr>
              <w:spacing w:before="80" w:after="80"/>
            </w:pPr>
            <w:r>
              <w:rPr>
                <w:sz w:val="19"/>
                <w:lang w:eastAsia="zh-CN"/>
              </w:rPr>
              <w:t>5:14—5:22</w:t>
            </w:r>
            <w:r>
              <w:rPr>
                <w:sz w:val="19"/>
                <w:lang w:eastAsia="zh-CN"/>
              </w:rPr>
              <w:t>：西窗场景保持，但暖色烛光中慢慢浮现巴山夜雨（半透明冷色雨幕叠加于烛光之上，同时一人剪影以半透明方式出现在西</w:t>
            </w:r>
            <w:proofErr w:type="gramStart"/>
            <w:r>
              <w:rPr>
                <w:sz w:val="19"/>
                <w:lang w:eastAsia="zh-CN"/>
              </w:rPr>
              <w:t>窗背景</w:t>
            </w:r>
            <w:proofErr w:type="gramEnd"/>
            <w:r>
              <w:rPr>
                <w:sz w:val="19"/>
                <w:lang w:eastAsia="zh-CN"/>
              </w:rPr>
              <w:t>中，仿佛记忆浮现）。</w:t>
            </w:r>
            <w:r>
              <w:rPr>
                <w:sz w:val="19"/>
                <w:lang w:eastAsia="zh-CN"/>
              </w:rPr>
              <w:br/>
              <w:t>5:22—5:27</w:t>
            </w:r>
            <w:r>
              <w:rPr>
                <w:sz w:val="19"/>
                <w:lang w:eastAsia="zh-CN"/>
              </w:rPr>
              <w:t>：地图上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场景坐标和</w:t>
            </w:r>
            <w:r>
              <w:rPr>
                <w:sz w:val="19"/>
                <w:lang w:eastAsia="zh-CN"/>
              </w:rPr>
              <w:t>④</w:t>
            </w:r>
            <w:r>
              <w:rPr>
                <w:sz w:val="19"/>
                <w:lang w:eastAsia="zh-CN"/>
              </w:rPr>
              <w:t>话题坐标同时微亮，两点之间虚线呼吸闪烁。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</w:rPr>
              <w:t>5:27—5:30</w:t>
            </w:r>
            <w:r>
              <w:rPr>
                <w:sz w:val="19"/>
              </w:rPr>
              <w:t>：</w:t>
            </w:r>
            <w:proofErr w:type="gramStart"/>
            <w:r>
              <w:rPr>
                <w:sz w:val="19"/>
              </w:rPr>
              <w:t>画面中央浮现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 xml:space="preserve">◎ </w:t>
            </w:r>
            <w:proofErr w:type="spellStart"/>
            <w:proofErr w:type="gramStart"/>
            <w:r>
              <w:rPr>
                <w:sz w:val="19"/>
              </w:rPr>
              <w:t>时空重影</w:t>
            </w:r>
            <w:proofErr w:type="spellEnd"/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  <w:proofErr w:type="gramEnd"/>
          </w:p>
        </w:tc>
      </w:tr>
      <w:tr w:rsidR="00587666" w14:paraId="1F54A5F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9EC8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34B82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诗句（半暖半冷渐变）：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却话巴山夜雨时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地图标注：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场景：西窗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 xml:space="preserve">“④ </w:t>
            </w:r>
            <w:r>
              <w:rPr>
                <w:sz w:val="19"/>
                <w:lang w:eastAsia="zh-CN"/>
              </w:rPr>
              <w:t>话题：巴山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此刻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中央：</w:t>
            </w:r>
            <w:r>
              <w:rPr>
                <w:sz w:val="19"/>
                <w:lang w:eastAsia="zh-CN"/>
              </w:rPr>
              <w:t xml:space="preserve">“◎ </w:t>
            </w:r>
            <w:r>
              <w:rPr>
                <w:sz w:val="19"/>
                <w:lang w:eastAsia="zh-CN"/>
              </w:rPr>
              <w:t>时空重影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587666" w14:paraId="4D501C2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0231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F6D5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雨声与</w:t>
            </w:r>
            <w:proofErr w:type="gramStart"/>
            <w:r>
              <w:rPr>
                <w:sz w:val="19"/>
                <w:lang w:eastAsia="zh-CN"/>
              </w:rPr>
              <w:t>烛火声</w:t>
            </w:r>
            <w:proofErr w:type="gramEnd"/>
            <w:r>
              <w:rPr>
                <w:sz w:val="19"/>
                <w:lang w:eastAsia="zh-CN"/>
              </w:rPr>
              <w:t>同时存在（混音）；旁白放慢，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标不准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加重</w:t>
            </w:r>
          </w:p>
        </w:tc>
      </w:tr>
      <w:tr w:rsidR="00587666" w14:paraId="656438A2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B92D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DAA20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第四句精读高潮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两个时空叠合，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折叠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被真正看见</w:t>
            </w:r>
          </w:p>
        </w:tc>
      </w:tr>
    </w:tbl>
    <w:p w14:paraId="50DD82BB" w14:textId="77777777" w:rsidR="00587666" w:rsidRDefault="00587666">
      <w:pPr>
        <w:spacing w:after="160"/>
        <w:rPr>
          <w:lang w:eastAsia="zh-CN"/>
        </w:rPr>
      </w:pPr>
    </w:p>
    <w:p w14:paraId="5CED1EA4" w14:textId="77777777" w:rsidR="00587666" w:rsidRDefault="00000000">
      <w:pPr>
        <w:keepNext/>
        <w:pBdr>
          <w:bottom w:val="single" w:sz="12" w:space="4" w:color="1B365D"/>
        </w:pBdr>
        <w:spacing w:before="400"/>
        <w:rPr>
          <w:lang w:eastAsia="zh-CN"/>
        </w:rPr>
      </w:pPr>
      <w:r>
        <w:rPr>
          <w:b/>
          <w:color w:val="1B365D"/>
          <w:sz w:val="36"/>
          <w:lang w:eastAsia="zh-CN"/>
        </w:rPr>
        <w:lastRenderedPageBreak/>
        <w:t>第三部分：完整情感地图（</w:t>
      </w:r>
      <w:r>
        <w:rPr>
          <w:b/>
          <w:color w:val="1B365D"/>
          <w:sz w:val="36"/>
          <w:lang w:eastAsia="zh-CN"/>
        </w:rPr>
        <w:t>5:30—6:30</w:t>
      </w:r>
      <w:r>
        <w:rPr>
          <w:b/>
          <w:color w:val="1B365D"/>
          <w:sz w:val="36"/>
          <w:lang w:eastAsia="zh-CN"/>
        </w:rPr>
        <w:t>）</w:t>
      </w:r>
    </w:p>
    <w:p w14:paraId="0FBD6A33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13 · </w:t>
      </w:r>
      <w:r>
        <w:rPr>
          <w:b/>
          <w:color w:val="8C6D46"/>
          <w:sz w:val="28"/>
          <w:lang w:eastAsia="zh-CN"/>
        </w:rPr>
        <w:t>完整情感地图呈现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5:30—5:52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22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3DDBB26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FDA3A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3C9A6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5:30—5:52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22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素材逻辑：坐标地图拉伸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光点滑行；诗意地图：上半暖金色（烛光</w:t>
            </w:r>
            <w:r>
              <w:rPr>
                <w:sz w:val="19"/>
                <w:lang w:eastAsia="zh-CN"/>
              </w:rPr>
              <w:t>/</w:t>
            </w:r>
            <w:proofErr w:type="gramStart"/>
            <w:r>
              <w:rPr>
                <w:sz w:val="19"/>
                <w:lang w:eastAsia="zh-CN"/>
              </w:rPr>
              <w:t>金绿调</w:t>
            </w:r>
            <w:proofErr w:type="gramEnd"/>
            <w:r>
              <w:rPr>
                <w:sz w:val="19"/>
                <w:lang w:eastAsia="zh-CN"/>
              </w:rPr>
              <w:t>）与下半冷蓝色（夜雨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墨蓝调）对照、同一片连续叶脉贯穿上下、四个标点旁四字注释、边缘竖排全诗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朱红印章、光晕柔和过渡</w:t>
            </w:r>
          </w:p>
        </w:tc>
      </w:tr>
      <w:tr w:rsidR="00587666" w14:paraId="4F9E9CD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8161A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4A083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现在，我们有了完整的情感地图。四句诗，四个坐标</w:t>
            </w:r>
            <w:r>
              <w:rPr>
                <w:i/>
                <w:color w:val="8C6D46"/>
                <w:sz w:val="19"/>
                <w:lang w:eastAsia="zh-CN"/>
              </w:rPr>
              <w:t>——</w:t>
            </w:r>
            <w:r>
              <w:rPr>
                <w:i/>
                <w:color w:val="8C6D46"/>
                <w:sz w:val="19"/>
                <w:lang w:eastAsia="zh-CN"/>
              </w:rPr>
              <w:t>前三句各归其位，第四句同时占有两个位置。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5008289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43A2E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A82A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5:30—5:38</w:t>
            </w:r>
            <w:r>
              <w:rPr>
                <w:sz w:val="19"/>
                <w:lang w:eastAsia="zh-CN"/>
              </w:rPr>
              <w:t>：坐标地图向画框扩散拉伸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坐标轴拉长，四个光点沿直线滑向诗意地图标点位置；网格与刻度淡弱。</w:t>
            </w:r>
            <w:r>
              <w:rPr>
                <w:sz w:val="19"/>
                <w:lang w:eastAsia="zh-CN"/>
              </w:rPr>
              <w:br/>
              <w:t>5:38—5:45</w:t>
            </w:r>
            <w:r>
              <w:rPr>
                <w:sz w:val="19"/>
                <w:lang w:eastAsia="zh-CN"/>
              </w:rPr>
              <w:t>：诗意地图淡入覆盖（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数字地图变身为诗意山水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），坐标地图同步淡出。</w:t>
            </w:r>
            <w:r>
              <w:rPr>
                <w:sz w:val="19"/>
                <w:lang w:eastAsia="zh-CN"/>
              </w:rPr>
              <w:br/>
              <w:t>5:45—5:52</w:t>
            </w:r>
            <w:r>
              <w:rPr>
                <w:sz w:val="19"/>
                <w:lang w:eastAsia="zh-CN"/>
              </w:rPr>
              <w:t>：诗意地图完整定格。诗意地图画面：上半暖金（烛光映照）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下半冷蓝（夜雨浸染），同一片叶脉贯穿上下，叶脉连续不断。四标点旁有手写体四字注释。边缘竖排题诗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朱红印章。</w:t>
            </w:r>
          </w:p>
        </w:tc>
      </w:tr>
      <w:tr w:rsidR="00587666" w14:paraId="5B49D8EC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A7183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990F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诗意地图内文字：四字注释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归期未定／夜雨涨池／西窗共话／巴山夜语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竖排全诗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朱红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夜雨寄北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印章</w:t>
            </w:r>
          </w:p>
        </w:tc>
      </w:tr>
      <w:tr w:rsidR="00587666" w14:paraId="2263B66C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3B4F8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262C2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背景音乐推向柔和；旁白收束</w:t>
            </w:r>
          </w:p>
        </w:tc>
      </w:tr>
      <w:tr w:rsidR="00587666" w14:paraId="7778AF3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A1025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A3D26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数字退到后台，结构让位给诗意。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光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雨对照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具象</w:t>
            </w:r>
            <w:proofErr w:type="gramStart"/>
            <w:r>
              <w:rPr>
                <w:sz w:val="19"/>
                <w:lang w:eastAsia="zh-CN"/>
              </w:rPr>
              <w:t>化复杂</w:t>
            </w:r>
            <w:proofErr w:type="gramEnd"/>
            <w:r>
              <w:rPr>
                <w:sz w:val="19"/>
                <w:lang w:eastAsia="zh-CN"/>
              </w:rPr>
              <w:t>情感</w:t>
            </w:r>
          </w:p>
        </w:tc>
      </w:tr>
    </w:tbl>
    <w:p w14:paraId="6BE7F8EC" w14:textId="77777777" w:rsidR="00587666" w:rsidRDefault="00587666">
      <w:pPr>
        <w:spacing w:after="160"/>
        <w:rPr>
          <w:lang w:eastAsia="zh-CN"/>
        </w:rPr>
      </w:pPr>
    </w:p>
    <w:p w14:paraId="3D456B72" w14:textId="77777777" w:rsidR="00587666" w:rsidRDefault="00000000">
      <w:pPr>
        <w:keepNext/>
        <w:spacing w:before="320" w:after="160"/>
        <w:rPr>
          <w:lang w:eastAsia="zh-CN"/>
        </w:rPr>
      </w:pPr>
      <w:r>
        <w:rPr>
          <w:b/>
          <w:color w:val="8C6D46"/>
          <w:sz w:val="28"/>
          <w:lang w:eastAsia="zh-CN"/>
        </w:rPr>
        <w:t>分镜</w:t>
      </w:r>
      <w:r>
        <w:rPr>
          <w:b/>
          <w:color w:val="8C6D46"/>
          <w:sz w:val="28"/>
          <w:lang w:eastAsia="zh-CN"/>
        </w:rPr>
        <w:t xml:space="preserve"> 14 · </w:t>
      </w:r>
      <w:r>
        <w:rPr>
          <w:b/>
          <w:color w:val="8C6D46"/>
          <w:sz w:val="28"/>
          <w:lang w:eastAsia="zh-CN"/>
        </w:rPr>
        <w:t>情感地图定格与小结</w:t>
      </w:r>
      <w:r>
        <w:rPr>
          <w:b/>
          <w:color w:val="8C6D46"/>
          <w:sz w:val="28"/>
          <w:lang w:eastAsia="zh-CN"/>
        </w:rPr>
        <w:t xml:space="preserve"> 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5:52—6:30</w:t>
      </w:r>
      <w:r>
        <w:rPr>
          <w:b/>
          <w:color w:val="8C6D46"/>
          <w:sz w:val="28"/>
          <w:lang w:eastAsia="zh-CN"/>
        </w:rPr>
        <w:t>（</w:t>
      </w:r>
      <w:r>
        <w:rPr>
          <w:b/>
          <w:color w:val="8C6D46"/>
          <w:sz w:val="28"/>
          <w:lang w:eastAsia="zh-CN"/>
        </w:rPr>
        <w:t>38</w:t>
      </w:r>
      <w:r>
        <w:rPr>
          <w:b/>
          <w:color w:val="8C6D46"/>
          <w:sz w:val="28"/>
          <w:lang w:eastAsia="zh-CN"/>
        </w:rPr>
        <w:t>秒））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69"/>
      </w:tblGrid>
      <w:tr w:rsidR="00587666" w14:paraId="620696C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7DC0B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时间与素材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14D7E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时间：</w:t>
            </w:r>
            <w:r>
              <w:rPr>
                <w:sz w:val="19"/>
                <w:lang w:eastAsia="zh-CN"/>
              </w:rPr>
              <w:t>5:52—6:30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38</w:t>
            </w:r>
            <w:r>
              <w:rPr>
                <w:sz w:val="19"/>
                <w:lang w:eastAsia="zh-CN"/>
              </w:rPr>
              <w:t>秒）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素材逻辑：诗意地图定格（同上）；横轴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纵轴</w:t>
            </w:r>
            <w:r>
              <w:rPr>
                <w:sz w:val="19"/>
                <w:lang w:eastAsia="zh-CN"/>
              </w:rPr>
              <w:t>/◎</w:t>
            </w:r>
            <w:r>
              <w:rPr>
                <w:sz w:val="19"/>
                <w:lang w:eastAsia="zh-CN"/>
              </w:rPr>
              <w:t>按旁白节奏</w:t>
            </w:r>
            <w:proofErr w:type="gramStart"/>
            <w:r>
              <w:rPr>
                <w:sz w:val="19"/>
                <w:lang w:eastAsia="zh-CN"/>
              </w:rPr>
              <w:t>依次高</w:t>
            </w:r>
            <w:proofErr w:type="gramEnd"/>
            <w:r>
              <w:rPr>
                <w:sz w:val="19"/>
                <w:lang w:eastAsia="zh-CN"/>
              </w:rPr>
              <w:t>亮（微光呼吸）；数字与刻度标签完全淡出；最终画面保持为静帧（诗意背景</w:t>
            </w:r>
            <w:r>
              <w:rPr>
                <w:sz w:val="19"/>
                <w:lang w:eastAsia="zh-CN"/>
              </w:rPr>
              <w:t>+①②③◎④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587666" w14:paraId="162BB9F8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3B02E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旁白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AA4A9" w14:textId="77777777" w:rsidR="00587666" w:rsidRDefault="00000000">
            <w:pPr>
              <w:spacing w:before="80" w:after="80"/>
            </w:pPr>
            <w:r>
              <w:rPr>
                <w:i/>
                <w:color w:val="8C6D46"/>
                <w:sz w:val="19"/>
                <w:lang w:eastAsia="zh-CN"/>
              </w:rPr>
              <w:t>“</w:t>
            </w:r>
            <w:r>
              <w:rPr>
                <w:i/>
                <w:color w:val="8C6D46"/>
                <w:sz w:val="19"/>
                <w:lang w:eastAsia="zh-CN"/>
              </w:rPr>
              <w:t>用横轴读时间与空间</w:t>
            </w:r>
            <w:r>
              <w:rPr>
                <w:i/>
                <w:color w:val="8C6D46"/>
                <w:sz w:val="19"/>
                <w:lang w:eastAsia="zh-CN"/>
              </w:rPr>
              <w:t>——</w:t>
            </w:r>
            <w:r>
              <w:rPr>
                <w:i/>
                <w:color w:val="8C6D46"/>
                <w:sz w:val="19"/>
                <w:lang w:eastAsia="zh-CN"/>
              </w:rPr>
              <w:t>巴山此刻，西窗将来。用纵轴读情感</w:t>
            </w:r>
            <w:r>
              <w:rPr>
                <w:i/>
                <w:color w:val="8C6D46"/>
                <w:sz w:val="19"/>
                <w:lang w:eastAsia="zh-CN"/>
              </w:rPr>
              <w:t>——</w:t>
            </w:r>
            <w:r>
              <w:rPr>
                <w:i/>
                <w:color w:val="8C6D46"/>
                <w:sz w:val="19"/>
                <w:lang w:eastAsia="zh-CN"/>
              </w:rPr>
              <w:t>孤寂沉</w:t>
            </w:r>
            <w:r>
              <w:rPr>
                <w:i/>
                <w:color w:val="8C6D46"/>
                <w:sz w:val="19"/>
                <w:lang w:eastAsia="zh-CN"/>
              </w:rPr>
              <w:lastRenderedPageBreak/>
              <w:t>郁，温暖期待。找到折叠点</w:t>
            </w:r>
            <w:r>
              <w:rPr>
                <w:i/>
                <w:color w:val="8C6D46"/>
                <w:sz w:val="19"/>
                <w:lang w:eastAsia="zh-CN"/>
              </w:rPr>
              <w:t>——</w:t>
            </w:r>
            <w:r>
              <w:rPr>
                <w:i/>
                <w:color w:val="8C6D46"/>
                <w:sz w:val="19"/>
                <w:lang w:eastAsia="zh-CN"/>
              </w:rPr>
              <w:t>第四句，时空重影。</w:t>
            </w:r>
            <w:r>
              <w:rPr>
                <w:i/>
                <w:color w:val="8C6D46"/>
                <w:sz w:val="19"/>
                <w:lang w:eastAsia="zh-CN"/>
              </w:rPr>
              <w:t>AI</w:t>
            </w:r>
            <w:r>
              <w:rPr>
                <w:i/>
                <w:color w:val="8C6D46"/>
                <w:sz w:val="19"/>
                <w:lang w:eastAsia="zh-CN"/>
              </w:rPr>
              <w:t>提供清晰分类，人的阅读补回情感的复杂性。</w:t>
            </w:r>
            <w:r>
              <w:rPr>
                <w:i/>
                <w:color w:val="8C6D46"/>
                <w:sz w:val="19"/>
              </w:rPr>
              <w:t>”</w:t>
            </w:r>
          </w:p>
        </w:tc>
      </w:tr>
      <w:tr w:rsidR="00587666" w14:paraId="48887E1A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A190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lastRenderedPageBreak/>
              <w:t>画面设计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E7197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5:52—6:05</w:t>
            </w:r>
            <w:r>
              <w:rPr>
                <w:sz w:val="19"/>
                <w:lang w:eastAsia="zh-CN"/>
              </w:rPr>
              <w:t>：诗意地图完整定格。旁白每说一句，地图对应部分微亮一次：横轴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巴山此刻／西窗将来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闪亮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纵轴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孤寂沉郁／温暖期待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闪亮</w:t>
            </w:r>
            <w:r>
              <w:rPr>
                <w:sz w:val="19"/>
                <w:lang w:eastAsia="zh-CN"/>
              </w:rPr>
              <w:t>→◎</w:t>
            </w:r>
            <w:r>
              <w:rPr>
                <w:sz w:val="19"/>
                <w:lang w:eastAsia="zh-CN"/>
              </w:rPr>
              <w:t>标记闪亮。</w:t>
            </w:r>
            <w:r>
              <w:rPr>
                <w:sz w:val="19"/>
                <w:lang w:eastAsia="zh-CN"/>
              </w:rPr>
              <w:br/>
              <w:t>6:05—6:20</w:t>
            </w:r>
            <w:r>
              <w:rPr>
                <w:sz w:val="19"/>
                <w:lang w:eastAsia="zh-CN"/>
              </w:rPr>
              <w:t>：地图上所有数字与刻度标签完全淡出，只保留</w:t>
            </w:r>
            <w:r>
              <w:rPr>
                <w:sz w:val="19"/>
                <w:lang w:eastAsia="zh-CN"/>
              </w:rPr>
              <w:t>①②③◎④</w:t>
            </w:r>
            <w:r>
              <w:rPr>
                <w:sz w:val="19"/>
                <w:lang w:eastAsia="zh-CN"/>
              </w:rPr>
              <w:t>标点与诗意背景。</w:t>
            </w:r>
            <w:r>
              <w:rPr>
                <w:sz w:val="19"/>
                <w:lang w:eastAsia="zh-CN"/>
              </w:rPr>
              <w:br/>
              <w:t>6:20—6:30</w:t>
            </w:r>
            <w:r>
              <w:rPr>
                <w:sz w:val="19"/>
                <w:lang w:eastAsia="zh-CN"/>
              </w:rPr>
              <w:t>：画面保持静帧，作为进入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迁移应用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（苏轼《水调歌头》）的过渡。</w:t>
            </w:r>
          </w:p>
        </w:tc>
      </w:tr>
      <w:tr w:rsidR="00587666" w14:paraId="7468D81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A99E4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屏幕文字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E8FA1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按旁白节奏</w:t>
            </w:r>
            <w:proofErr w:type="gramStart"/>
            <w:r>
              <w:rPr>
                <w:sz w:val="19"/>
                <w:lang w:eastAsia="zh-CN"/>
              </w:rPr>
              <w:t>依次高</w:t>
            </w:r>
            <w:proofErr w:type="gramEnd"/>
            <w:r>
              <w:rPr>
                <w:sz w:val="19"/>
                <w:lang w:eastAsia="zh-CN"/>
              </w:rPr>
              <w:t>亮：横轴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巴山此刻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西窗将来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、纵轴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孤寂沉郁</w:t>
            </w:r>
            <w:r>
              <w:rPr>
                <w:sz w:val="19"/>
                <w:lang w:eastAsia="zh-CN"/>
              </w:rPr>
              <w:t xml:space="preserve">↓ </w:t>
            </w:r>
            <w:r>
              <w:rPr>
                <w:sz w:val="19"/>
                <w:lang w:eastAsia="zh-CN"/>
              </w:rPr>
              <w:t>温暖期待</w:t>
            </w:r>
            <w:r>
              <w:rPr>
                <w:sz w:val="19"/>
                <w:lang w:eastAsia="zh-CN"/>
              </w:rPr>
              <w:t>↑”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“◎ </w:t>
            </w:r>
            <w:r>
              <w:rPr>
                <w:sz w:val="19"/>
                <w:lang w:eastAsia="zh-CN"/>
              </w:rPr>
              <w:t>时空重影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br/>
              <w:t xml:space="preserve">• </w:t>
            </w:r>
            <w:r>
              <w:rPr>
                <w:sz w:val="19"/>
                <w:lang w:eastAsia="zh-CN"/>
              </w:rPr>
              <w:t>最终只保留</w:t>
            </w:r>
            <w:r>
              <w:rPr>
                <w:sz w:val="19"/>
                <w:lang w:eastAsia="zh-CN"/>
              </w:rPr>
              <w:t>①②③◎④</w:t>
            </w:r>
          </w:p>
        </w:tc>
      </w:tr>
      <w:tr w:rsidR="00587666" w14:paraId="7C85B4CD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805C9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声音与音效</w:t>
            </w:r>
            <w:proofErr w:type="spellEnd"/>
          </w:p>
        </w:tc>
        <w:tc>
          <w:tcPr>
            <w:tcW w:w="6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D8D9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旁白沉稳收束；背景音乐渐弱至极轻</w:t>
            </w:r>
          </w:p>
        </w:tc>
      </w:tr>
      <w:tr w:rsidR="00587666" w14:paraId="0341DD66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6109D" w14:textId="77777777" w:rsidR="00587666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  <w:sz w:val="19"/>
              </w:rPr>
              <w:t>教学作用</w:t>
            </w:r>
            <w:proofErr w:type="spellEnd"/>
          </w:p>
        </w:tc>
        <w:tc>
          <w:tcPr>
            <w:tcW w:w="6869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82AE1" w14:textId="77777777" w:rsidR="00587666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方法升华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坐标轴与折叠点被重申；数字完全退场，为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迁移应用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做铺垫</w:t>
            </w:r>
          </w:p>
        </w:tc>
      </w:tr>
    </w:tbl>
    <w:p w14:paraId="7E7A0179" w14:textId="77777777" w:rsidR="000E3640" w:rsidRDefault="000E3640">
      <w:pPr>
        <w:rPr>
          <w:ins w:id="133" w:author="jie sun" w:date="2026-08-20T10:06:00Z" w16du:dateUtc="2026-08-20T01:06:00Z"/>
          <w:lang w:eastAsia="zh-CN"/>
        </w:rPr>
      </w:pPr>
    </w:p>
    <w:p w14:paraId="6F0143C3" w14:textId="77777777" w:rsidR="00A8159B" w:rsidRDefault="00A8159B">
      <w:pPr>
        <w:rPr>
          <w:ins w:id="134" w:author="jie sun" w:date="2026-08-20T10:06:00Z" w16du:dateUtc="2026-08-20T01:06:00Z"/>
          <w:lang w:eastAsia="zh-CN"/>
        </w:rPr>
      </w:pPr>
    </w:p>
    <w:p w14:paraId="7025335D" w14:textId="204AE55B" w:rsidR="00A8159B" w:rsidRDefault="00A8159B">
      <w:pPr>
        <w:rPr>
          <w:ins w:id="135" w:author="jie sun" w:date="2026-08-20T10:06:00Z" w16du:dateUtc="2026-08-20T01:06:00Z"/>
          <w:lang w:eastAsia="zh-CN"/>
        </w:rPr>
      </w:pPr>
      <w:ins w:id="136" w:author="jie sun" w:date="2026-08-20T10:06:00Z" w16du:dateUtc="2026-08-20T01:06:00Z">
        <w:r>
          <w:rPr>
            <w:rFonts w:hint="eastAsia"/>
            <w:lang w:eastAsia="zh-CN"/>
          </w:rPr>
          <w:t>老师建议：</w:t>
        </w:r>
      </w:ins>
    </w:p>
    <w:p w14:paraId="6431D3B6" w14:textId="58A5BE9D" w:rsidR="00A8159B" w:rsidRPr="00A8159B" w:rsidRDefault="00A8159B" w:rsidP="00A8159B">
      <w:pPr>
        <w:rPr>
          <w:ins w:id="137" w:author="jie sun" w:date="2026-08-20T10:07:00Z"/>
          <w:lang w:eastAsia="zh-CN"/>
        </w:rPr>
      </w:pPr>
      <w:ins w:id="138" w:author="jie sun" w:date="2026-08-20T10:07:00Z" w16du:dateUtc="2026-08-20T01:07:00Z">
        <w:r>
          <w:rPr>
            <w:rFonts w:hint="eastAsia"/>
            <w:lang w:eastAsia="zh-CN"/>
          </w:rPr>
          <w:t>该部分的分镜设计图纸，</w:t>
        </w:r>
      </w:ins>
      <w:ins w:id="139" w:author="jie sun" w:date="2026-08-20T10:06:00Z" w16du:dateUtc="2026-08-20T01:06:00Z">
        <w:r>
          <w:rPr>
            <w:rFonts w:hint="eastAsia"/>
            <w:lang w:eastAsia="zh-CN"/>
          </w:rPr>
          <w:t>全部看完了</w:t>
        </w:r>
      </w:ins>
      <w:ins w:id="140" w:author="jie sun" w:date="2026-08-20T10:07:00Z" w16du:dateUtc="2026-08-20T01:07:00Z">
        <w:r>
          <w:rPr>
            <w:rFonts w:hint="eastAsia"/>
            <w:lang w:eastAsia="zh-CN"/>
          </w:rPr>
          <w:t>。个人认为，</w:t>
        </w:r>
      </w:ins>
      <w:ins w:id="141" w:author="jie sun" w:date="2026-08-20T10:07:00Z">
        <w:r w:rsidRPr="00A8159B">
          <w:rPr>
            <w:lang w:eastAsia="zh-CN"/>
          </w:rPr>
          <w:t>形成了一条非常清楚的认知轨迹：</w:t>
        </w:r>
      </w:ins>
    </w:p>
    <w:p w14:paraId="6693E1DA" w14:textId="77777777" w:rsidR="00A8159B" w:rsidRDefault="00A8159B" w:rsidP="00A8159B">
      <w:pPr>
        <w:rPr>
          <w:ins w:id="142" w:author="jie sun" w:date="2026-08-20T10:07:00Z" w16du:dateUtc="2026-08-20T01:07:00Z"/>
          <w:b/>
          <w:bCs/>
          <w:lang w:eastAsia="zh-CN"/>
        </w:rPr>
      </w:pPr>
      <w:ins w:id="143" w:author="jie sun" w:date="2026-08-20T10:07:00Z">
        <w:r w:rsidRPr="00A8159B">
          <w:rPr>
            <w:b/>
            <w:bCs/>
            <w:lang w:eastAsia="zh-CN"/>
          </w:rPr>
          <w:t>学生先判断</w:t>
        </w:r>
        <w:r w:rsidRPr="00A8159B">
          <w:rPr>
            <w:b/>
            <w:bCs/>
            <w:lang w:eastAsia="zh-CN"/>
          </w:rPr>
          <w:br/>
          <w:t>→ AI</w:t>
        </w:r>
        <w:r w:rsidRPr="00A8159B">
          <w:rPr>
            <w:b/>
            <w:bCs/>
            <w:lang w:eastAsia="zh-CN"/>
          </w:rPr>
          <w:t>帮助结构化</w:t>
        </w:r>
        <w:r w:rsidRPr="00A8159B">
          <w:rPr>
            <w:b/>
            <w:bCs/>
            <w:lang w:eastAsia="zh-CN"/>
          </w:rPr>
          <w:br/>
          <w:t>→ AI</w:t>
        </w:r>
        <w:r w:rsidRPr="00A8159B">
          <w:rPr>
            <w:b/>
            <w:bCs/>
            <w:lang w:eastAsia="zh-CN"/>
          </w:rPr>
          <w:t>前三句有效</w:t>
        </w:r>
        <w:r w:rsidRPr="00A8159B">
          <w:rPr>
            <w:b/>
            <w:bCs/>
            <w:lang w:eastAsia="zh-CN"/>
          </w:rPr>
          <w:br/>
          <w:t>→ AI</w:t>
        </w:r>
        <w:r w:rsidRPr="00A8159B">
          <w:rPr>
            <w:b/>
            <w:bCs/>
            <w:lang w:eastAsia="zh-CN"/>
          </w:rPr>
          <w:t>第四句也给出</w:t>
        </w:r>
        <w:r w:rsidRPr="00A8159B">
          <w:rPr>
            <w:b/>
            <w:bCs/>
            <w:lang w:eastAsia="zh-CN"/>
          </w:rPr>
          <w:t>“</w:t>
        </w:r>
        <w:r w:rsidRPr="00A8159B">
          <w:rPr>
            <w:b/>
            <w:bCs/>
            <w:lang w:eastAsia="zh-CN"/>
          </w:rPr>
          <w:t>合理单点</w:t>
        </w:r>
        <w:r w:rsidRPr="00A8159B">
          <w:rPr>
            <w:b/>
            <w:bCs/>
            <w:lang w:eastAsia="zh-CN"/>
          </w:rPr>
          <w:t>”</w:t>
        </w:r>
        <w:r w:rsidRPr="00A8159B">
          <w:rPr>
            <w:b/>
            <w:bCs/>
            <w:lang w:eastAsia="zh-CN"/>
          </w:rPr>
          <w:br/>
          <w:t xml:space="preserve">→ </w:t>
        </w:r>
        <w:r w:rsidRPr="00A8159B">
          <w:rPr>
            <w:b/>
            <w:bCs/>
            <w:lang w:eastAsia="zh-CN"/>
          </w:rPr>
          <w:t>一个文本细节</w:t>
        </w:r>
        <w:r w:rsidRPr="00A8159B">
          <w:rPr>
            <w:b/>
            <w:bCs/>
            <w:lang w:eastAsia="zh-CN"/>
          </w:rPr>
          <w:t>“</w:t>
        </w:r>
        <w:r w:rsidRPr="00A8159B">
          <w:rPr>
            <w:b/>
            <w:bCs/>
            <w:lang w:eastAsia="zh-CN"/>
          </w:rPr>
          <w:t>巴山夜雨</w:t>
        </w:r>
        <w:r w:rsidRPr="00A8159B">
          <w:rPr>
            <w:b/>
            <w:bCs/>
            <w:lang w:eastAsia="zh-CN"/>
          </w:rPr>
          <w:t>”</w:t>
        </w:r>
        <w:r w:rsidRPr="00A8159B">
          <w:rPr>
            <w:b/>
            <w:bCs/>
            <w:lang w:eastAsia="zh-CN"/>
          </w:rPr>
          <w:t>制造摩擦</w:t>
        </w:r>
        <w:r w:rsidRPr="00A8159B">
          <w:rPr>
            <w:b/>
            <w:bCs/>
            <w:lang w:eastAsia="zh-CN"/>
          </w:rPr>
          <w:br/>
          <w:t xml:space="preserve">→ </w:t>
        </w:r>
        <w:r w:rsidRPr="00A8159B">
          <w:rPr>
            <w:b/>
            <w:bCs/>
            <w:lang w:eastAsia="zh-CN"/>
          </w:rPr>
          <w:t>人重新阅读</w:t>
        </w:r>
        <w:r w:rsidRPr="00A8159B">
          <w:rPr>
            <w:b/>
            <w:bCs/>
            <w:lang w:eastAsia="zh-CN"/>
          </w:rPr>
          <w:br/>
          <w:t xml:space="preserve">→ </w:t>
        </w:r>
        <w:r w:rsidRPr="00A8159B">
          <w:rPr>
            <w:b/>
            <w:bCs/>
            <w:lang w:eastAsia="zh-CN"/>
          </w:rPr>
          <w:t>一点变成双重投影</w:t>
        </w:r>
        <w:r w:rsidRPr="00A8159B">
          <w:rPr>
            <w:b/>
            <w:bCs/>
            <w:lang w:eastAsia="zh-CN"/>
          </w:rPr>
          <w:br/>
          <w:t>→ AI</w:t>
        </w:r>
        <w:r w:rsidRPr="00A8159B">
          <w:rPr>
            <w:b/>
            <w:bCs/>
            <w:lang w:eastAsia="zh-CN"/>
          </w:rPr>
          <w:t>退场</w:t>
        </w:r>
        <w:r w:rsidRPr="00A8159B">
          <w:rPr>
            <w:b/>
            <w:bCs/>
            <w:lang w:eastAsia="zh-CN"/>
          </w:rPr>
          <w:br/>
          <w:t xml:space="preserve">→ </w:t>
        </w:r>
        <w:r w:rsidRPr="00A8159B">
          <w:rPr>
            <w:b/>
            <w:bCs/>
            <w:lang w:eastAsia="zh-CN"/>
          </w:rPr>
          <w:t>返回诗境逐句精读</w:t>
        </w:r>
        <w:r w:rsidRPr="00A8159B">
          <w:rPr>
            <w:b/>
            <w:bCs/>
            <w:lang w:eastAsia="zh-CN"/>
          </w:rPr>
          <w:br/>
          <w:t xml:space="preserve">→ </w:t>
        </w:r>
        <w:r w:rsidRPr="00A8159B">
          <w:rPr>
            <w:b/>
            <w:bCs/>
            <w:lang w:eastAsia="zh-CN"/>
          </w:rPr>
          <w:t>最终诗意地图生成。</w:t>
        </w:r>
      </w:ins>
    </w:p>
    <w:p w14:paraId="563A1C66" w14:textId="5E2D1D91" w:rsidR="00A8159B" w:rsidRPr="00A8159B" w:rsidRDefault="00A8159B" w:rsidP="00A8159B">
      <w:pPr>
        <w:rPr>
          <w:ins w:id="144" w:author="jie sun" w:date="2026-08-20T10:07:00Z"/>
          <w:lang w:eastAsia="zh-CN"/>
        </w:rPr>
      </w:pPr>
      <w:ins w:id="145" w:author="jie sun" w:date="2026-08-20T10:07:00Z" w16du:dateUtc="2026-08-20T01:07:00Z">
        <w:r>
          <w:rPr>
            <w:rFonts w:hint="eastAsia"/>
            <w:b/>
            <w:bCs/>
            <w:lang w:eastAsia="zh-CN"/>
          </w:rPr>
          <w:t>感谢小陈。继续推进。</w:t>
        </w:r>
      </w:ins>
    </w:p>
    <w:p w14:paraId="46BBBD72" w14:textId="524C683F" w:rsidR="00A8159B" w:rsidRDefault="00A8159B">
      <w:pPr>
        <w:rPr>
          <w:lang w:eastAsia="zh-CN"/>
        </w:rPr>
      </w:pPr>
    </w:p>
    <w:sectPr w:rsidR="00A8159B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329555">
    <w:abstractNumId w:val="8"/>
  </w:num>
  <w:num w:numId="2" w16cid:durableId="936718992">
    <w:abstractNumId w:val="6"/>
  </w:num>
  <w:num w:numId="3" w16cid:durableId="1968772716">
    <w:abstractNumId w:val="5"/>
  </w:num>
  <w:num w:numId="4" w16cid:durableId="1828085477">
    <w:abstractNumId w:val="4"/>
  </w:num>
  <w:num w:numId="5" w16cid:durableId="1112898094">
    <w:abstractNumId w:val="7"/>
  </w:num>
  <w:num w:numId="6" w16cid:durableId="1213345469">
    <w:abstractNumId w:val="3"/>
  </w:num>
  <w:num w:numId="7" w16cid:durableId="2024554232">
    <w:abstractNumId w:val="2"/>
  </w:num>
  <w:num w:numId="8" w16cid:durableId="1240019754">
    <w:abstractNumId w:val="1"/>
  </w:num>
  <w:num w:numId="9" w16cid:durableId="2645052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e sun">
    <w15:presenceInfo w15:providerId="Windows Live" w15:userId="ead4e4e0959c7e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640"/>
    <w:rsid w:val="0015074B"/>
    <w:rsid w:val="001C3D22"/>
    <w:rsid w:val="001E7BFC"/>
    <w:rsid w:val="0029639D"/>
    <w:rsid w:val="00326F90"/>
    <w:rsid w:val="00387CF6"/>
    <w:rsid w:val="00587666"/>
    <w:rsid w:val="0082672B"/>
    <w:rsid w:val="009A1587"/>
    <w:rsid w:val="00A56A6F"/>
    <w:rsid w:val="00A72228"/>
    <w:rsid w:val="00A8159B"/>
    <w:rsid w:val="00AA1D8D"/>
    <w:rsid w:val="00AD35E9"/>
    <w:rsid w:val="00B47730"/>
    <w:rsid w:val="00CB0664"/>
    <w:rsid w:val="00ED1766"/>
    <w:rsid w:val="00F61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892E5"/>
  <w14:defaultImageDpi w14:val="300"/>
  <w15:docId w15:val="{B3D004FD-FD3E-4641-9FBF-07DBB16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87CF6"/>
    <w:rPr>
      <w:rFonts w:ascii="微软雅黑" w:eastAsia="宋体" w:hAnsi="微软雅黑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9A1587"/>
    <w:pPr>
      <w:spacing w:after="0" w:line="240" w:lineRule="auto"/>
    </w:pPr>
    <w:rPr>
      <w:rFonts w:ascii="微软雅黑" w:eastAsia="宋体" w:hAnsi="微软雅黑"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jie sun</cp:lastModifiedBy>
  <cp:revision>8</cp:revision>
  <dcterms:created xsi:type="dcterms:W3CDTF">2013-12-23T23:15:00Z</dcterms:created>
  <dcterms:modified xsi:type="dcterms:W3CDTF">2026-08-20T01:30:00Z</dcterms:modified>
  <cp:category/>
</cp:coreProperties>
</file>